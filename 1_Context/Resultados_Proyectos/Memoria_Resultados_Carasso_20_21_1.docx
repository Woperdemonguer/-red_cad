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Bdr>
          <w:top w:color="00b0f0" w:space="3" w:sz="12" w:val="single"/>
          <w:left w:color="00b0f0" w:space="4" w:sz="12" w:val="single"/>
          <w:bottom w:color="00b0f0" w:space="3" w:sz="12" w:val="single"/>
          <w:right w:color="00b0f0" w:space="4" w:sz="12" w:val="single"/>
        </w:pBdr>
        <w:shd w:fill="00b0f0" w:val="clear"/>
        <w:jc w:val="center"/>
        <w:rPr>
          <w:rFonts w:ascii="Century Gothic" w:cs="Century Gothic" w:eastAsia="Century Gothic" w:hAnsi="Century Gothic"/>
          <w:b w:val="1"/>
          <w:color w:val="ffffff"/>
        </w:rPr>
      </w:pPr>
      <w:r w:rsidDel="00000000" w:rsidR="00000000" w:rsidRPr="00000000">
        <w:rPr>
          <w:rFonts w:ascii="Century Gothic" w:cs="Century Gothic" w:eastAsia="Century Gothic" w:hAnsi="Century Gothic"/>
          <w:b w:val="1"/>
          <w:color w:val="ffffff"/>
          <w:rtl w:val="0"/>
        </w:rPr>
        <w:t xml:space="preserve">PLANTILLA INFORME DE SEGUIMIENTO</w:t>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Recuerda que ésta es una plantilla para facilitar la elaboración del informe de seguimiento. En ningún caso se aceptarán informes de seguimiento enviados fuera del formulario online previsto al efecto.</w:t>
      </w:r>
    </w:p>
    <w:p w:rsidR="00000000" w:rsidDel="00000000" w:rsidP="00000000" w:rsidRDefault="00000000" w:rsidRPr="00000000" w14:paraId="00000005">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06">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Aspectos previos</w:t>
      </w:r>
    </w:p>
    <w:p w:rsidR="00000000" w:rsidDel="00000000" w:rsidP="00000000" w:rsidRDefault="00000000" w:rsidRPr="00000000" w14:paraId="00000007">
      <w:pPr>
        <w:rPr>
          <w:rFonts w:ascii="Century Gothic" w:cs="Century Gothic" w:eastAsia="Century Gothic" w:hAnsi="Century Gothic"/>
          <w:b w:val="1"/>
          <w:i w:val="1"/>
          <w:color w:val="000000"/>
          <w:sz w:val="22"/>
          <w:szCs w:val="22"/>
          <w:u w:val="single"/>
        </w:rPr>
      </w:pPr>
      <w:r w:rsidDel="00000000" w:rsidR="00000000" w:rsidRPr="00000000">
        <w:rPr>
          <w:rtl w:val="0"/>
        </w:rPr>
      </w:r>
    </w:p>
    <w:p w:rsidR="00000000" w:rsidDel="00000000" w:rsidP="00000000" w:rsidRDefault="00000000" w:rsidRPr="00000000" w14:paraId="00000008">
      <w:pPr>
        <w:rPr>
          <w:rFonts w:ascii="Century Gothic" w:cs="Century Gothic" w:eastAsia="Century Gothic" w:hAnsi="Century Gothic"/>
          <w:b w:val="1"/>
          <w:i w:val="1"/>
          <w:color w:val="000000"/>
          <w:sz w:val="22"/>
          <w:szCs w:val="22"/>
          <w:u w:val="single"/>
        </w:rPr>
      </w:pPr>
      <w:r w:rsidDel="00000000" w:rsidR="00000000" w:rsidRPr="00000000">
        <w:rPr>
          <w:rFonts w:ascii="Century Gothic" w:cs="Century Gothic" w:eastAsia="Century Gothic" w:hAnsi="Century Gothic"/>
          <w:b w:val="1"/>
          <w:i w:val="1"/>
          <w:color w:val="000000"/>
          <w:sz w:val="22"/>
          <w:szCs w:val="22"/>
          <w:u w:val="single"/>
          <w:rtl w:val="0"/>
        </w:rPr>
        <w:t xml:space="preserve">Por favor, lee atentamente antes de empezar.</w:t>
      </w:r>
    </w:p>
    <w:p w:rsidR="00000000" w:rsidDel="00000000" w:rsidP="00000000" w:rsidRDefault="00000000" w:rsidRPr="00000000" w14:paraId="00000009">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0A">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Este informe se basa en el formulario de solicitud de subvención y utiliza el mismo marco lógico y las mismas categorías de análisis (contexto, beneficiarios/participantes, acciones y actividades desarrolladas, socios y colaboradores…), por lo que se recomienda tener en mente el dossier de solicitud antes de cumplimentarlo. Los avances se guardan automáticamente y es posible salir en cualquier momento para seguir trabajando más tarde. En cualquier caso, antes de empezar, recomendamos recorrer los distintos apartados o "pantallas" (a través del índice interactivo que verás en la barra lateral izquierda una vez comiences a completar el formulario) para tener una visión global del conjunto de preguntas y documentos que deberás aportar. Asimismo, recomendamos revisitar la documentación relativa al seguimiento de proyectos facilitada a todos los participantes en el seminario de arranque de proyectos y que incluye una plantilla Word de este formulario. En todo caso, recuerda que no se aceptarán informes de seguimiento enviados al margen de esta plataforma.</w:t>
      </w:r>
    </w:p>
    <w:p w:rsidR="00000000" w:rsidDel="00000000" w:rsidP="00000000" w:rsidRDefault="00000000" w:rsidRPr="00000000" w14:paraId="0000000B">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Se ruega documentar con atención, pero brevedad, todos los puntos mencionados a continuación para agilizar el proceso de seguimiento. Se </w:t>
      </w:r>
      <w:r w:rsidDel="00000000" w:rsidR="00000000" w:rsidRPr="00000000">
        <w:rPr>
          <w:rFonts w:ascii="Century Gothic" w:cs="Century Gothic" w:eastAsia="Century Gothic" w:hAnsi="Century Gothic"/>
          <w:b w:val="1"/>
          <w:i w:val="1"/>
          <w:color w:val="000000"/>
          <w:sz w:val="22"/>
          <w:szCs w:val="22"/>
          <w:rtl w:val="0"/>
        </w:rPr>
        <w:t xml:space="preserve">agradecerán textos concisos, precisos y documentados </w:t>
      </w:r>
      <w:r w:rsidDel="00000000" w:rsidR="00000000" w:rsidRPr="00000000">
        <w:rPr>
          <w:rFonts w:ascii="Century Gothic" w:cs="Century Gothic" w:eastAsia="Century Gothic" w:hAnsi="Century Gothic"/>
          <w:i w:val="1"/>
          <w:color w:val="000000"/>
          <w:sz w:val="22"/>
          <w:szCs w:val="22"/>
          <w:rtl w:val="0"/>
        </w:rPr>
        <w:t xml:space="preserve">con datos e imágenes cuando sea posible. No se admitirán informes de seguimiento que excedan la limitación de caracteres prevista en cada apartado.</w:t>
      </w:r>
    </w:p>
    <w:p w:rsidR="00000000" w:rsidDel="00000000" w:rsidP="00000000" w:rsidRDefault="00000000" w:rsidRPr="00000000" w14:paraId="0000000D">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Se recuerda la </w:t>
      </w:r>
      <w:r w:rsidDel="00000000" w:rsidR="00000000" w:rsidRPr="00000000">
        <w:rPr>
          <w:rFonts w:ascii="Century Gothic" w:cs="Century Gothic" w:eastAsia="Century Gothic" w:hAnsi="Century Gothic"/>
          <w:b w:val="1"/>
          <w:i w:val="1"/>
          <w:color w:val="000000"/>
          <w:sz w:val="22"/>
          <w:szCs w:val="22"/>
          <w:rtl w:val="0"/>
        </w:rPr>
        <w:t xml:space="preserve">filosofía de este informe</w:t>
      </w:r>
      <w:r w:rsidDel="00000000" w:rsidR="00000000" w:rsidRPr="00000000">
        <w:rPr>
          <w:rFonts w:ascii="Century Gothic" w:cs="Century Gothic" w:eastAsia="Century Gothic" w:hAnsi="Century Gothic"/>
          <w:i w:val="1"/>
          <w:color w:val="000000"/>
          <w:sz w:val="22"/>
          <w:szCs w:val="22"/>
          <w:rtl w:val="0"/>
        </w:rPr>
        <w:t xml:space="preserve">: destacar las realizaciones, aprendizajes, logros, dificultades, tensiones, cambios de contexto, dilemas, nuevas oportunidades o posibilidades… y explicarlas. </w:t>
      </w:r>
    </w:p>
    <w:p w:rsidR="00000000" w:rsidDel="00000000" w:rsidP="00000000" w:rsidRDefault="00000000" w:rsidRPr="00000000" w14:paraId="0000000F">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Importante:</w:t>
      </w:r>
      <w:r w:rsidDel="00000000" w:rsidR="00000000" w:rsidRPr="00000000">
        <w:rPr>
          <w:rFonts w:ascii="Century Gothic" w:cs="Century Gothic" w:eastAsia="Century Gothic" w:hAnsi="Century Gothic"/>
          <w:i w:val="1"/>
          <w:color w:val="000000"/>
          <w:sz w:val="22"/>
          <w:szCs w:val="22"/>
          <w:rtl w:val="0"/>
        </w:rPr>
        <w:t xml:space="preserve"> para ser considerado, el informe debe: </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ind w:left="720" w:hanging="360"/>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Estar </w:t>
      </w:r>
      <w:r w:rsidDel="00000000" w:rsidR="00000000" w:rsidRPr="00000000">
        <w:rPr>
          <w:rFonts w:ascii="Century Gothic" w:cs="Century Gothic" w:eastAsia="Century Gothic" w:hAnsi="Century Gothic"/>
          <w:b w:val="1"/>
          <w:i w:val="1"/>
          <w:color w:val="000000"/>
          <w:sz w:val="22"/>
          <w:szCs w:val="22"/>
          <w:rtl w:val="0"/>
        </w:rPr>
        <w:t xml:space="preserve">completo</w:t>
      </w:r>
      <w:r w:rsidDel="00000000" w:rsidR="00000000" w:rsidRPr="00000000">
        <w:rPr>
          <w:rFonts w:ascii="Century Gothic" w:cs="Century Gothic" w:eastAsia="Century Gothic" w:hAnsi="Century Gothic"/>
          <w:i w:val="1"/>
          <w:color w:val="000000"/>
          <w:sz w:val="22"/>
          <w:szCs w:val="22"/>
          <w:rtl w:val="0"/>
        </w:rPr>
        <w:t xml:space="preserve">: todos los campos obligatorios (señalados con un *) deben ser completados. La pantalla "Resumen" te permite ver tu archivo y marca en rojo los campos obligatorios que no están rellenos.</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ind w:left="720" w:hanging="360"/>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Ser </w:t>
      </w:r>
      <w:r w:rsidDel="00000000" w:rsidR="00000000" w:rsidRPr="00000000">
        <w:rPr>
          <w:rFonts w:ascii="Century Gothic" w:cs="Century Gothic" w:eastAsia="Century Gothic" w:hAnsi="Century Gothic"/>
          <w:b w:val="1"/>
          <w:i w:val="1"/>
          <w:color w:val="000000"/>
          <w:sz w:val="22"/>
          <w:szCs w:val="22"/>
          <w:rtl w:val="0"/>
        </w:rPr>
        <w:t xml:space="preserve">validado y enviado</w:t>
      </w:r>
      <w:r w:rsidDel="00000000" w:rsidR="00000000" w:rsidRPr="00000000">
        <w:rPr>
          <w:rFonts w:ascii="Century Gothic" w:cs="Century Gothic" w:eastAsia="Century Gothic" w:hAnsi="Century Gothic"/>
          <w:i w:val="1"/>
          <w:color w:val="000000"/>
          <w:sz w:val="22"/>
          <w:szCs w:val="22"/>
          <w:rtl w:val="0"/>
        </w:rPr>
        <w:t xml:space="preserve">: para ello, cuando hayas terminado de rellenar el formulario, haz clic en el botón "Validar y enviar" al final del mismo, en la pantalla "Resumen". Al hacerlo, tu informe de seguimiento se enviará a la Fundación y ya no será editable. Recibirás un correo confirmando el envío.</w:t>
      </w:r>
    </w:p>
    <w:p w:rsidR="00000000" w:rsidDel="00000000" w:rsidP="00000000" w:rsidRDefault="00000000" w:rsidRPr="00000000" w14:paraId="00000013">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Recuerda</w:t>
      </w:r>
      <w:r w:rsidDel="00000000" w:rsidR="00000000" w:rsidRPr="00000000">
        <w:rPr>
          <w:rFonts w:ascii="Century Gothic" w:cs="Century Gothic" w:eastAsia="Century Gothic" w:hAnsi="Century Gothic"/>
          <w:i w:val="1"/>
          <w:color w:val="000000"/>
          <w:sz w:val="22"/>
          <w:szCs w:val="22"/>
          <w:rtl w:val="0"/>
        </w:rPr>
        <w:t xml:space="preserve">: es posible que necesites la ayuda de terceros para completar la información en determinados apartados. Para ello, puedes permitir que otra persona participe en la redacción de tu solicitud, simplemente haciendo clic en "Gestionar las invitaciones", que aparece en la barra lateral izquierda.</w:t>
      </w:r>
    </w:p>
    <w:p w:rsidR="00000000" w:rsidDel="00000000" w:rsidP="00000000" w:rsidRDefault="00000000" w:rsidRPr="00000000" w14:paraId="00000015">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16">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Si tienes cualquier duda, estaremos encantados de ayudarte.</w:t>
      </w:r>
    </w:p>
    <w:p w:rsidR="00000000" w:rsidDel="00000000" w:rsidP="00000000" w:rsidRDefault="00000000" w:rsidRPr="00000000" w14:paraId="00000017">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18">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19">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1A">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Resumen del informe</w:t>
      </w:r>
    </w:p>
    <w:p w:rsidR="00000000" w:rsidDel="00000000" w:rsidP="00000000" w:rsidRDefault="00000000" w:rsidRPr="00000000" w14:paraId="0000001B">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1C">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La información debe ser idéntica a la que se facilitó en la solicitud de subvención. </w:t>
      </w:r>
    </w:p>
    <w:p w:rsidR="00000000" w:rsidDel="00000000" w:rsidP="00000000" w:rsidRDefault="00000000" w:rsidRPr="00000000" w14:paraId="0000001D">
      <w:pPr>
        <w:rPr>
          <w:rFonts w:ascii="Century Gothic" w:cs="Century Gothic" w:eastAsia="Century Gothic" w:hAnsi="Century Gothic"/>
          <w:color w:val="000000"/>
          <w:sz w:val="22"/>
          <w:szCs w:val="22"/>
        </w:rPr>
      </w:pPr>
      <w:r w:rsidDel="00000000" w:rsidR="00000000" w:rsidRPr="00000000">
        <w:rPr>
          <w:rtl w:val="0"/>
        </w:rPr>
      </w:r>
    </w:p>
    <w:tbl>
      <w:tblPr>
        <w:tblStyle w:val="Table1"/>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5312"/>
        <w:tblGridChange w:id="0">
          <w:tblGrid>
            <w:gridCol w:w="4606"/>
            <w:gridCol w:w="5312"/>
          </w:tblGrid>
        </w:tblGridChange>
      </w:tblGrid>
      <w:tr>
        <w:trPr>
          <w:cantSplit w:val="0"/>
          <w:tblHeader w:val="0"/>
        </w:trPr>
        <w:tc>
          <w:tcPr>
            <w:shd w:fill="e6e6e6" w:val="clear"/>
          </w:tcPr>
          <w:p w:rsidR="00000000" w:rsidDel="00000000" w:rsidP="00000000" w:rsidRDefault="00000000" w:rsidRPr="00000000" w14:paraId="0000001E">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Nombre de la organización: </w:t>
            </w:r>
          </w:p>
        </w:tc>
        <w:tc>
          <w:tcPr>
            <w:shd w:fill="e6e6e6" w:val="clear"/>
          </w:tcPr>
          <w:p w:rsidR="00000000" w:rsidDel="00000000" w:rsidP="00000000" w:rsidRDefault="00000000" w:rsidRPr="00000000" w14:paraId="0000001F">
            <w:pPr>
              <w:widowControl w:val="0"/>
              <w:pBdr>
                <w:top w:color="000000" w:space="1" w:sz="6" w:val="single"/>
                <w:left w:color="000000" w:space="4" w:sz="6" w:val="single"/>
                <w:bottom w:color="000000" w:space="1" w:sz="6" w:val="single"/>
                <w:right w:color="000000" w:space="4" w:sz="6" w:val="single"/>
              </w:pBdr>
              <w:shd w:fill="e6e6e6" w:val="clear"/>
              <w:rPr>
                <w:rFonts w:ascii="Lato" w:cs="Lato" w:eastAsia="Lato" w:hAnsi="Lato"/>
                <w:sz w:val="22"/>
                <w:szCs w:val="22"/>
              </w:rPr>
            </w:pPr>
            <w:r w:rsidDel="00000000" w:rsidR="00000000" w:rsidRPr="00000000">
              <w:rPr>
                <w:rFonts w:ascii="Lato" w:cs="Lato" w:eastAsia="Lato" w:hAnsi="Lato"/>
                <w:sz w:val="22"/>
                <w:szCs w:val="22"/>
                <w:rtl w:val="0"/>
              </w:rPr>
              <w:t xml:space="preserve">Germinando. Iniciativas socioambientales G S. Coop. Mad</w:t>
            </w:r>
          </w:p>
          <w:p w:rsidR="00000000" w:rsidDel="00000000" w:rsidP="00000000" w:rsidRDefault="00000000" w:rsidRPr="00000000" w14:paraId="00000020">
            <w:pPr>
              <w:rPr>
                <w:rFonts w:ascii="Century Gothic" w:cs="Century Gothic" w:eastAsia="Century Gothic" w:hAnsi="Century Gothic"/>
                <w:color w:val="000000"/>
                <w:sz w:val="22"/>
                <w:szCs w:val="22"/>
              </w:rPr>
            </w:pP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21">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Nombre del proyecto: </w:t>
            </w:r>
          </w:p>
        </w:tc>
        <w:tc>
          <w:tcPr>
            <w:shd w:fill="e6e6e6" w:val="clear"/>
          </w:tcPr>
          <w:p w:rsidR="00000000" w:rsidDel="00000000" w:rsidP="00000000" w:rsidRDefault="00000000" w:rsidRPr="00000000" w14:paraId="00000022">
            <w:pPr>
              <w:rPr>
                <w:rFonts w:ascii="Century Gothic" w:cs="Century Gothic" w:eastAsia="Century Gothic" w:hAnsi="Century Gothic"/>
                <w:color w:val="000000"/>
                <w:sz w:val="22"/>
                <w:szCs w:val="22"/>
              </w:rPr>
            </w:pPr>
            <w:r w:rsidDel="00000000" w:rsidR="00000000" w:rsidRPr="00000000">
              <w:rPr>
                <w:rFonts w:ascii="Lato" w:cs="Lato" w:eastAsia="Lato" w:hAnsi="Lato"/>
                <w:sz w:val="22"/>
                <w:szCs w:val="22"/>
                <w:rtl w:val="0"/>
              </w:rPr>
              <w:t xml:space="preserve">ECOSISTEMA DE HERRAMIENTAS PARA FOOD HUBS SOSTENIBLES</w:t>
            </w: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23">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Fecha de inicio del proyecto: </w:t>
            </w:r>
          </w:p>
        </w:tc>
        <w:tc>
          <w:tcPr>
            <w:shd w:fill="e6e6e6" w:val="clear"/>
          </w:tcPr>
          <w:p w:rsidR="00000000" w:rsidDel="00000000" w:rsidP="00000000" w:rsidRDefault="00000000" w:rsidRPr="00000000" w14:paraId="00000024">
            <w:pPr>
              <w:rPr>
                <w:rFonts w:ascii="Century Gothic" w:cs="Century Gothic" w:eastAsia="Century Gothic" w:hAnsi="Century Gothic"/>
                <w:color w:val="000000"/>
                <w:sz w:val="22"/>
                <w:szCs w:val="22"/>
              </w:rPr>
            </w:pPr>
            <w:r w:rsidDel="00000000" w:rsidR="00000000" w:rsidRPr="00000000">
              <w:rPr>
                <w:rFonts w:ascii="Lato" w:cs="Lato" w:eastAsia="Lato" w:hAnsi="Lato"/>
                <w:sz w:val="22"/>
                <w:szCs w:val="22"/>
                <w:rtl w:val="0"/>
              </w:rPr>
              <w:t xml:space="preserve">1/1/2021</w:t>
            </w: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25">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Fecha prevista de finalización del proyecto:</w:t>
            </w:r>
          </w:p>
        </w:tc>
        <w:tc>
          <w:tcPr>
            <w:shd w:fill="e6e6e6" w:val="clear"/>
          </w:tcPr>
          <w:p w:rsidR="00000000" w:rsidDel="00000000" w:rsidP="00000000" w:rsidRDefault="00000000" w:rsidRPr="00000000" w14:paraId="00000026">
            <w:pPr>
              <w:rPr>
                <w:rFonts w:ascii="Century Gothic" w:cs="Century Gothic" w:eastAsia="Century Gothic" w:hAnsi="Century Gothic"/>
                <w:color w:val="000000"/>
                <w:sz w:val="22"/>
                <w:szCs w:val="22"/>
              </w:rPr>
            </w:pPr>
            <w:r w:rsidDel="00000000" w:rsidR="00000000" w:rsidRPr="00000000">
              <w:rPr>
                <w:rFonts w:ascii="Lato" w:cs="Lato" w:eastAsia="Lato" w:hAnsi="Lato"/>
                <w:sz w:val="22"/>
                <w:szCs w:val="22"/>
                <w:rtl w:val="0"/>
              </w:rPr>
              <w:t xml:space="preserve">31-1-2021</w:t>
            </w: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27">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Fecha de este informe: </w:t>
            </w:r>
          </w:p>
        </w:tc>
        <w:tc>
          <w:tcPr>
            <w:shd w:fill="e6e6e6" w:val="clear"/>
          </w:tcPr>
          <w:p w:rsidR="00000000" w:rsidDel="00000000" w:rsidP="00000000" w:rsidRDefault="00000000" w:rsidRPr="00000000" w14:paraId="00000028">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sz w:val="22"/>
                <w:szCs w:val="22"/>
                <w:rtl w:val="0"/>
              </w:rPr>
              <w:t xml:space="preserve">Enero </w:t>
            </w:r>
            <w:r w:rsidDel="00000000" w:rsidR="00000000" w:rsidRPr="00000000">
              <w:rPr>
                <w:rFonts w:ascii="Century Gothic" w:cs="Century Gothic" w:eastAsia="Century Gothic" w:hAnsi="Century Gothic"/>
                <w:color w:val="000000"/>
                <w:sz w:val="22"/>
                <w:szCs w:val="22"/>
                <w:rtl w:val="0"/>
              </w:rPr>
              <w:t xml:space="preserve">202</w:t>
            </w:r>
            <w:r w:rsidDel="00000000" w:rsidR="00000000" w:rsidRPr="00000000">
              <w:rPr>
                <w:rFonts w:ascii="Century Gothic" w:cs="Century Gothic" w:eastAsia="Century Gothic" w:hAnsi="Century Gothic"/>
                <w:sz w:val="22"/>
                <w:szCs w:val="22"/>
                <w:rtl w:val="0"/>
              </w:rPr>
              <w:t xml:space="preserve">2</w:t>
            </w: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29">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Nombre y datos de contacto de la persona que realiza el informe:</w:t>
            </w:r>
          </w:p>
        </w:tc>
        <w:tc>
          <w:tcPr>
            <w:shd w:fill="e6e6e6" w:val="clear"/>
          </w:tcPr>
          <w:p w:rsidR="00000000" w:rsidDel="00000000" w:rsidP="00000000" w:rsidRDefault="00000000" w:rsidRPr="00000000" w14:paraId="0000002A">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Julia del valle González</w:t>
            </w:r>
          </w:p>
          <w:p w:rsidR="00000000" w:rsidDel="00000000" w:rsidP="00000000" w:rsidRDefault="00000000" w:rsidRPr="00000000" w14:paraId="0000002B">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juliadelvalle@germinando.es</w:t>
            </w:r>
          </w:p>
        </w:tc>
      </w:tr>
    </w:tbl>
    <w:p w:rsidR="00000000" w:rsidDel="00000000" w:rsidP="00000000" w:rsidRDefault="00000000" w:rsidRPr="00000000" w14:paraId="0000002C">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2D">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2"/>
        <w:tblW w:w="9781.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1"/>
        <w:tblGridChange w:id="0">
          <w:tblGrid>
            <w:gridCol w:w="978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rtl w:val="0"/>
              </w:rPr>
              <w:t xml:space="preserve">Información básica acerca del proyecto: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proyecto ha tenido dos objetivos fundamentales:</w:t>
            </w:r>
          </w:p>
          <w:p w:rsidR="00000000" w:rsidDel="00000000" w:rsidP="00000000" w:rsidRDefault="00000000" w:rsidRPr="00000000" w14:paraId="00000032">
            <w:pPr>
              <w:numPr>
                <w:ilvl w:val="0"/>
                <w:numId w:val="3"/>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Desarrollar un ecosistema de herramientas (modelos organizativos y de gobernanza, modelos y sistematización de procesos operativos, y herramientas digitales adaptadas) para mejorar la eficiencia global de los centros logísticos sostenibles o Food-hubs sostenibles. </w:t>
            </w:r>
          </w:p>
          <w:p w:rsidR="00000000" w:rsidDel="00000000" w:rsidP="00000000" w:rsidRDefault="00000000" w:rsidRPr="00000000" w14:paraId="00000033">
            <w:pPr>
              <w:numPr>
                <w:ilvl w:val="0"/>
                <w:numId w:val="3"/>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Consolidar un espacio estatal de trabajo y generación de conocimiento sobre gestión integral agroecológica para los Sistemas Alimentarios Territorializados (GIASAT). </w:t>
            </w:r>
          </w:p>
          <w:p w:rsidR="00000000" w:rsidDel="00000000" w:rsidP="00000000" w:rsidRDefault="00000000" w:rsidRPr="00000000" w14:paraId="0000003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la propuesta inicial se incorporaron Food hubs de cinco territorios como proyectos piloto y a lo largo del año de proyecto se han ido incorporando otros </w:t>
            </w:r>
          </w:p>
          <w:p w:rsidR="00000000" w:rsidDel="00000000" w:rsidP="00000000" w:rsidRDefault="00000000" w:rsidRPr="00000000" w14:paraId="00000035">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6">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referencia a los trabajos realizados para la consecución del primer objetivo (ecosistema de herramientas)</w:t>
            </w:r>
          </w:p>
          <w:p w:rsidR="00000000" w:rsidDel="00000000" w:rsidP="00000000" w:rsidRDefault="00000000" w:rsidRPr="00000000" w14:paraId="00000037">
            <w:pPr>
              <w:ind w:lef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Hay que destacar que la reformulación que se hizo del proyecto limitó el alcance de este objetivo a cuestiones vinculadas con la herramienta digital ya que se modificaron los fondos que estaban previstos para la sistematización y análisis de estado actual y necesidades de los FHS. </w:t>
            </w:r>
          </w:p>
          <w:p w:rsidR="00000000" w:rsidDel="00000000" w:rsidP="00000000" w:rsidRDefault="00000000" w:rsidRPr="00000000" w14:paraId="00000039">
            <w:pPr>
              <w:numPr>
                <w:ilvl w:val="0"/>
                <w:numId w:val="1"/>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el primer semestre y de forma muy intensa nos centramos en la definición y mapeo de funcionalidades y especificaciones necesarias para el prototipado, diseño y desarrollo de la herramienta digital. A lo largo del segundo semestre se ha trabajado el desarrollo de las primeras versiones de la herramienta digital para FHS, en la firma de acuerdos y la implementación del software en los FHS participantes que estaban preparados para ello. </w:t>
            </w:r>
          </w:p>
          <w:p w:rsidR="00000000" w:rsidDel="00000000" w:rsidP="00000000" w:rsidRDefault="00000000" w:rsidRPr="00000000" w14:paraId="0000003A">
            <w:pPr>
              <w:numPr>
                <w:ilvl w:val="0"/>
                <w:numId w:val="1"/>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todo el año se ha trabajado también en la definición de un modelo de gobernanza para la herramienta. Se trata de un tema complejo y crucial que ha generado importantes debates e incluso nos ha llevado a reformular el enfoque del consorcio. Junto a esta memoria se presenta también el documen</w:t>
            </w:r>
            <w:sdt>
              <w:sdtPr>
                <w:tag w:val="goog_rdk_0"/>
              </w:sdtPr>
              <w:sdtContent>
                <w:commentRangeStart w:id="0"/>
              </w:sdtContent>
            </w:sdt>
            <w:r w:rsidDel="00000000" w:rsidR="00000000" w:rsidRPr="00000000">
              <w:rPr>
                <w:rFonts w:ascii="Century Gothic" w:cs="Century Gothic" w:eastAsia="Century Gothic" w:hAnsi="Century Gothic"/>
                <w:sz w:val="22"/>
                <w:szCs w:val="22"/>
                <w:rtl w:val="0"/>
              </w:rPr>
              <w:t xml:space="preserve">t</w:t>
            </w:r>
            <w:r w:rsidDel="00000000" w:rsidR="00000000" w:rsidRPr="00000000">
              <w:rPr>
                <w:rFonts w:ascii="Century Gothic" w:cs="Century Gothic" w:eastAsia="Century Gothic" w:hAnsi="Century Gothic"/>
                <w:color w:val="ff0000"/>
                <w:sz w:val="22"/>
                <w:szCs w:val="22"/>
                <w:rtl w:val="0"/>
              </w:rPr>
              <w:t xml:space="preserve">o</w:t>
            </w:r>
            <w:r w:rsidDel="00000000" w:rsidR="00000000" w:rsidRPr="00000000">
              <w:rPr>
                <w:rFonts w:ascii="Century Gothic" w:cs="Century Gothic" w:eastAsia="Century Gothic" w:hAnsi="Century Gothic"/>
                <w:color w:val="ff0000"/>
                <w:sz w:val="22"/>
                <w:szCs w:val="22"/>
                <w:rtl w:val="0"/>
              </w:rPr>
              <w:t xml:space="preserve"> X</w:t>
            </w:r>
            <w:commentRangeEnd w:id="0"/>
            <w:r w:rsidDel="00000000" w:rsidR="00000000" w:rsidRPr="00000000">
              <w:commentReference w:id="0"/>
            </w:r>
            <w:r w:rsidDel="00000000" w:rsidR="00000000" w:rsidRPr="00000000">
              <w:rPr>
                <w:rFonts w:ascii="Century Gothic" w:cs="Century Gothic" w:eastAsia="Century Gothic" w:hAnsi="Century Gothic"/>
                <w:color w:val="ff0000"/>
                <w:sz w:val="22"/>
                <w:szCs w:val="22"/>
                <w:rtl w:val="0"/>
              </w:rPr>
              <w:t xml:space="preserve"> </w:t>
            </w:r>
            <w:r w:rsidDel="00000000" w:rsidR="00000000" w:rsidRPr="00000000">
              <w:rPr>
                <w:rFonts w:ascii="Century Gothic" w:cs="Century Gothic" w:eastAsia="Century Gothic" w:hAnsi="Century Gothic"/>
                <w:sz w:val="22"/>
                <w:szCs w:val="22"/>
                <w:rtl w:val="0"/>
              </w:rPr>
              <w:t xml:space="preserve">que recoge y analiza los trabajos realizados a este respecto. </w:t>
            </w:r>
          </w:p>
          <w:p w:rsidR="00000000" w:rsidDel="00000000" w:rsidP="00000000" w:rsidRDefault="00000000" w:rsidRPr="00000000" w14:paraId="0000003B">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referencia al segundo objetivo, la creación del espacio lanzadera y la visita al Food-hub Ekoalde han permitido afianzar las relaciones de intercambio entre los distintos territorios facilitando la coordinación de cara a futuras financiaciones. </w:t>
            </w:r>
          </w:p>
          <w:p w:rsidR="00000000" w:rsidDel="00000000" w:rsidP="00000000" w:rsidRDefault="00000000" w:rsidRPr="00000000" w14:paraId="0000003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todo el año se ha participado en eventos vinculados a la temática del proyecto y se ha realizado una labor continua de contactación y ampliación de la red de colaboradores y agentes.</w:t>
            </w:r>
          </w:p>
          <w:p w:rsidR="00000000" w:rsidDel="00000000" w:rsidP="00000000" w:rsidRDefault="00000000" w:rsidRPr="00000000" w14:paraId="0000003E">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entury Gothic" w:cs="Century Gothic" w:eastAsia="Century Gothic" w:hAnsi="Century Gothic"/>
                <w:sz w:val="22"/>
                <w:szCs w:val="22"/>
                <w:rtl w:val="0"/>
              </w:rPr>
              <w:t xml:space="preserve">Por último, se ha continuado el trabajo en relación a la evaluación de impacto como se detalla en los siguientes apartados.</w:t>
            </w:r>
            <w:r w:rsidDel="00000000" w:rsidR="00000000" w:rsidRPr="00000000">
              <w:rPr>
                <w:rtl w:val="0"/>
              </w:rPr>
            </w:r>
          </w:p>
        </w:tc>
      </w:tr>
    </w:tbl>
    <w:p w:rsidR="00000000" w:rsidDel="00000000" w:rsidP="00000000" w:rsidRDefault="00000000" w:rsidRPr="00000000" w14:paraId="00000040">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1">
      <w:pPr>
        <w:widowControl w:val="0"/>
        <w:pBdr>
          <w:top w:color="000000" w:space="1" w:sz="6" w:val="single"/>
          <w:left w:color="000000" w:space="4" w:sz="6" w:val="single"/>
          <w:bottom w:color="000000" w:space="1" w:sz="6" w:val="single"/>
          <w:right w:color="000000" w:space="4" w:sz="6" w:val="single"/>
        </w:pBdr>
        <w:shd w:fill="e6e6e6" w:val="clear"/>
        <w:rPr>
          <w:rFonts w:ascii="Century Gothic" w:cs="Century Gothic" w:eastAsia="Century Gothic" w:hAnsi="Century Gothic"/>
          <w:sz w:val="22"/>
          <w:szCs w:val="22"/>
          <w:u w:val="single"/>
        </w:rPr>
      </w:pPr>
      <w:r w:rsidDel="00000000" w:rsidR="00000000" w:rsidRPr="00000000">
        <w:rPr>
          <w:rFonts w:ascii="Century Gothic" w:cs="Century Gothic" w:eastAsia="Century Gothic" w:hAnsi="Century Gothic"/>
          <w:sz w:val="22"/>
          <w:szCs w:val="22"/>
          <w:u w:val="single"/>
          <w:rtl w:val="0"/>
        </w:rPr>
        <w:t xml:space="preserve">Logo de la organización o del proyecto, si se dispone de uno:</w:t>
      </w:r>
    </w:p>
    <w:p w:rsidR="00000000" w:rsidDel="00000000" w:rsidP="00000000" w:rsidRDefault="00000000" w:rsidRPr="00000000" w14:paraId="00000042">
      <w:pPr>
        <w:widowControl w:val="0"/>
        <w:pBdr>
          <w:top w:color="000000" w:space="1" w:sz="6" w:val="single"/>
          <w:left w:color="000000" w:space="4" w:sz="6" w:val="single"/>
          <w:bottom w:color="000000" w:space="1" w:sz="6" w:val="single"/>
          <w:right w:color="000000" w:space="4" w:sz="6" w:val="single"/>
        </w:pBdr>
        <w:shd w:fill="e6e6e6" w:val="clea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3">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4">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5">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6">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Evolución del contexto</w:t>
      </w:r>
    </w:p>
    <w:p w:rsidR="00000000" w:rsidDel="00000000" w:rsidP="00000000" w:rsidRDefault="00000000" w:rsidRPr="00000000" w14:paraId="00000047">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8">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Por favor, explica las evoluciones del contexto en que se desarrolla el proyecto (ej.: cambios políticos, legislativos, cambios de dirección en organizaciones…) o de la temática o reto al que hace frente el proyecto (ej.: cambio en la manera en que se plantea, ocurre, se describe un problema), así como su impacto sobre el desarrollo del mismo. Los elementos presentados en este capítulo permitirán justificar posteriormente aprendizajes, logros, dificultades, evoluciones y adaptaciones o modificaciones del proyecto (máximo 3000 caracteres, espacios incluidos).</w:t>
      </w:r>
    </w:p>
    <w:p w:rsidR="00000000" w:rsidDel="00000000" w:rsidP="00000000" w:rsidRDefault="00000000" w:rsidRPr="00000000" w14:paraId="00000049">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4A">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los primeros meses del proyecto pudimos conocer y mapear iniciativas que en los distintos territorios intentan encontrar soluciones a la logística y distribución de productos locales en el canal corto.  Además, la mayoría de los proyectos se encuentran en fases incipientes o de consolidación con lo que se producen cambios en las dinámicas y procesos de manera frecuente lo que nos obliga a reconducir y replantear los procesos casi de manera individualizada. </w:t>
      </w:r>
    </w:p>
    <w:p w:rsidR="00000000" w:rsidDel="00000000" w:rsidP="00000000" w:rsidRDefault="00000000" w:rsidRPr="00000000" w14:paraId="0000004B">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C">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la evaluación intermedia se realizó un análisis de contexto todavía vigente vinculado al contexto político y social con influencia en la propuesta de los FHS. Hay que destacar que en estos últimos meses de proyecto hemos podido analizar con detalle como la propuesta de GIASAT encaja dentro de las políticas desarrolladas en el marco de los ODS en el estado</w:t>
      </w:r>
      <w:r w:rsidDel="00000000" w:rsidR="00000000" w:rsidRPr="00000000">
        <w:rPr>
          <w:rFonts w:ascii="Century Gothic" w:cs="Century Gothic" w:eastAsia="Century Gothic" w:hAnsi="Century Gothic"/>
          <w:sz w:val="22"/>
          <w:szCs w:val="22"/>
          <w:rtl w:val="0"/>
        </w:rPr>
        <w:t xml:space="preserve"> Español</w:t>
      </w:r>
      <w:r w:rsidDel="00000000" w:rsidR="00000000" w:rsidRPr="00000000">
        <w:rPr>
          <w:rFonts w:ascii="Century Gothic" w:cs="Century Gothic" w:eastAsia="Century Gothic" w:hAnsi="Century Gothic"/>
          <w:sz w:val="22"/>
          <w:szCs w:val="22"/>
          <w:rtl w:val="0"/>
        </w:rPr>
        <w:t xml:space="preserve">. A continuación se muestra un cuadro resumen:</w:t>
      </w:r>
    </w:p>
    <w:p w:rsidR="00000000" w:rsidDel="00000000" w:rsidP="00000000" w:rsidRDefault="00000000" w:rsidRPr="00000000" w14:paraId="0000004D">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4E">
      <w:pPr>
        <w:spacing w:after="120" w:lineRule="auto"/>
        <w:jc w:val="both"/>
        <w:rPr>
          <w:rFonts w:ascii="Century Gothic" w:cs="Century Gothic" w:eastAsia="Century Gothic" w:hAnsi="Century Gothic"/>
          <w:color w:val="ff0000"/>
          <w:sz w:val="22"/>
          <w:szCs w:val="22"/>
        </w:rPr>
      </w:pPr>
      <w:r w:rsidDel="00000000" w:rsidR="00000000" w:rsidRPr="00000000">
        <w:rPr>
          <w:rFonts w:ascii="Arial" w:cs="Arial" w:eastAsia="Arial" w:hAnsi="Arial"/>
          <w:color w:val="353334"/>
          <w:sz w:val="18"/>
          <w:szCs w:val="18"/>
        </w:rPr>
        <w:drawing>
          <wp:inline distB="114300" distT="114300" distL="114300" distR="114300">
            <wp:extent cx="5218113" cy="3705783"/>
            <wp:effectExtent b="0" l="0" r="0" t="0"/>
            <wp:docPr id="4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18113" cy="370578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Arial" w:cs="Arial" w:eastAsia="Arial" w:hAnsi="Arial"/>
          <w:color w:val="353334"/>
          <w:sz w:val="18"/>
          <w:szCs w:val="18"/>
        </w:rPr>
      </w:pPr>
      <w:r w:rsidDel="00000000" w:rsidR="00000000" w:rsidRPr="00000000">
        <w:rPr>
          <w:rFonts w:ascii="Arial" w:cs="Arial" w:eastAsia="Arial" w:hAnsi="Arial"/>
          <w:color w:val="353334"/>
          <w:sz w:val="18"/>
          <w:szCs w:val="18"/>
          <w:rtl w:val="0"/>
        </w:rPr>
        <w:t xml:space="preserve">Figura 1</w:t>
      </w:r>
      <w:r w:rsidDel="00000000" w:rsidR="00000000" w:rsidRPr="00000000">
        <w:rPr>
          <w:rFonts w:ascii="Century Gothic" w:cs="Century Gothic" w:eastAsia="Century Gothic" w:hAnsi="Century Gothic"/>
          <w:color w:val="ff0000"/>
          <w:sz w:val="22"/>
          <w:szCs w:val="22"/>
          <w:rtl w:val="0"/>
        </w:rPr>
        <w:t xml:space="preserve"> </w:t>
      </w:r>
      <w:r w:rsidDel="00000000" w:rsidR="00000000" w:rsidRPr="00000000">
        <w:rPr>
          <w:rFonts w:ascii="Arial" w:cs="Arial" w:eastAsia="Arial" w:hAnsi="Arial"/>
          <w:color w:val="353334"/>
          <w:sz w:val="18"/>
          <w:szCs w:val="18"/>
          <w:rtl w:val="0"/>
        </w:rPr>
        <w:t xml:space="preserve">Marco de ODS, Retos País, Políticas Aceleradoras y Políticas Palanca del proyecto</w:t>
      </w:r>
    </w:p>
    <w:p w:rsidR="00000000" w:rsidDel="00000000" w:rsidP="00000000" w:rsidRDefault="00000000" w:rsidRPr="00000000" w14:paraId="00000050">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5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spacing w:line="276" w:lineRule="auto"/>
        <w:rPr>
          <w:rFonts w:ascii="Century Gothic" w:cs="Century Gothic" w:eastAsia="Century Gothic" w:hAnsi="Century Gothic"/>
          <w:color w:val="000000"/>
          <w:sz w:val="22"/>
          <w:szCs w:val="22"/>
        </w:rPr>
      </w:pPr>
      <w:r w:rsidDel="00000000" w:rsidR="00000000" w:rsidRPr="00000000">
        <w:rPr>
          <w:rFonts w:ascii="Arial" w:cs="Arial" w:eastAsia="Arial" w:hAnsi="Arial"/>
          <w:sz w:val="22"/>
          <w:szCs w:val="22"/>
          <w:rtl w:val="0"/>
        </w:rPr>
        <w:t xml:space="preserve">Por último habría que añadir que hemos observado un interés creciente en los últimos meses del año por parte de diferentes territorios por impulsar proyectos vinculados a la compra pública y la producción local. Más adelante en las conclusiones explicamos el impacto que esto ha tenido sobre el proyecto. </w:t>
      </w: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4">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Análisis de los beneficiarios del proyecto</w:t>
      </w:r>
    </w:p>
    <w:p w:rsidR="00000000" w:rsidDel="00000000" w:rsidP="00000000" w:rsidRDefault="00000000" w:rsidRPr="00000000" w14:paraId="00000055">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6">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Describir las características de las personas participantes, públicos o beneficiarios del proyecto y determinar su número en la medida de lo posible. Comparar con lo inicialmente previsto y explicar posibles desviaciones. Detallar los impactos o transformaciones en los beneficiarios (máximo 3000 caracteres, espacios incluidos).</w:t>
      </w:r>
    </w:p>
    <w:p w:rsidR="00000000" w:rsidDel="00000000" w:rsidP="00000000" w:rsidRDefault="00000000" w:rsidRPr="00000000" w14:paraId="00000057">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58">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 continuación ampliamos la información que ya se incluyó en la memoria intermedia con respecto a los FHS participantes. </w:t>
      </w:r>
    </w:p>
    <w:p w:rsidR="00000000" w:rsidDel="00000000" w:rsidP="00000000" w:rsidRDefault="00000000" w:rsidRPr="00000000" w14:paraId="00000059">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A">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b w:val="1"/>
          <w:sz w:val="22"/>
          <w:szCs w:val="22"/>
          <w:rtl w:val="0"/>
        </w:rPr>
        <w:t xml:space="preserve">Madridkm0</w:t>
      </w:r>
      <w:r w:rsidDel="00000000" w:rsidR="00000000" w:rsidRPr="00000000">
        <w:rPr>
          <w:rFonts w:ascii="Century Gothic" w:cs="Century Gothic" w:eastAsia="Century Gothic" w:hAnsi="Century Gothic"/>
          <w:sz w:val="22"/>
          <w:szCs w:val="22"/>
          <w:rtl w:val="0"/>
        </w:rPr>
        <w:t xml:space="preserve">: El segundo semestre ha estado cargado de novedades en Madridkm0. Por un lado fue seleccionado el proyecto presentado a la convocatoria “del campo a la despensa” lo que supuesto un empuje tanto emocional como económico para el proyecto. Con la incorporación de una nueva figura en la coordinación </w:t>
      </w:r>
      <w:r w:rsidDel="00000000" w:rsidR="00000000" w:rsidRPr="00000000">
        <w:rPr>
          <w:rFonts w:ascii="Century Gothic" w:cs="Century Gothic" w:eastAsia="Century Gothic" w:hAnsi="Century Gothic"/>
          <w:b w:val="1"/>
          <w:sz w:val="22"/>
          <w:szCs w:val="22"/>
          <w:rtl w:val="0"/>
        </w:rPr>
        <w:t xml:space="preserve">se está avanzando en dotar de una mayor solidez profesional al centro logístico.</w:t>
      </w:r>
      <w:r w:rsidDel="00000000" w:rsidR="00000000" w:rsidRPr="00000000">
        <w:rPr>
          <w:rFonts w:ascii="Century Gothic" w:cs="Century Gothic" w:eastAsia="Century Gothic" w:hAnsi="Century Gothic"/>
          <w:sz w:val="22"/>
          <w:szCs w:val="22"/>
          <w:rtl w:val="0"/>
        </w:rPr>
        <w:t xml:space="preserve"> Uno de los proyectos en los que han estado trabajando estos últimos meses ha sido la puesta en marcha de la distribuidora que permitirá ampliar la cartera de servicios ofrecidos por la cooperativa y atraer a un mayor número de proyectos. Desde el verano se ha trabajado en la adquisición de algunas herramientas digitales que permitan optimizar los procesos. Desde el centro logístico se ha comenzado a trabajar con Holted para la gestión economica y con smartmonkey para la optimizacion de rutas. Además se ha estado trabajando en la implementación de POD para la distribuidora cuyo lanzamiento está previsto en los próximos meses. Durante el último trimestre se han realizado reuniones que han permitido ultimar los detalles y trabajar en la firma de un contrato de servicios que regule los acuerdos alcanzados. </w:t>
      </w:r>
      <w:r w:rsidDel="00000000" w:rsidR="00000000" w:rsidRPr="00000000">
        <w:rPr>
          <w:rtl w:val="0"/>
        </w:rPr>
      </w:r>
    </w:p>
    <w:p w:rsidR="00000000" w:rsidDel="00000000" w:rsidP="00000000" w:rsidRDefault="00000000" w:rsidRPr="00000000" w14:paraId="0000005B">
      <w:pPr>
        <w:jc w:val="both"/>
        <w:rPr>
          <w:rFonts w:ascii="Century Gothic" w:cs="Century Gothic" w:eastAsia="Century Gothic" w:hAnsi="Century Gothic"/>
          <w:i w:val="1"/>
          <w:color w:val="ff0000"/>
          <w:sz w:val="22"/>
          <w:szCs w:val="22"/>
        </w:rPr>
      </w:pPr>
      <w:r w:rsidDel="00000000" w:rsidR="00000000" w:rsidRPr="00000000">
        <w:rPr>
          <w:rtl w:val="0"/>
        </w:rPr>
      </w:r>
    </w:p>
    <w:p w:rsidR="00000000" w:rsidDel="00000000" w:rsidP="00000000" w:rsidRDefault="00000000" w:rsidRPr="00000000" w14:paraId="0000005C">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Ecotira:</w:t>
      </w:r>
      <w:r w:rsidDel="00000000" w:rsidR="00000000" w:rsidRPr="00000000">
        <w:rPr>
          <w:rFonts w:ascii="Century Gothic" w:cs="Century Gothic" w:eastAsia="Century Gothic" w:hAnsi="Century Gothic"/>
          <w:sz w:val="22"/>
          <w:szCs w:val="22"/>
          <w:rtl w:val="0"/>
        </w:rPr>
        <w:t xml:space="preserve">. El segundo semestre la Ecotira ha podido extraer importantes aprendizajes y resituar su acción en los siguientes ámbitos:</w:t>
      </w:r>
    </w:p>
    <w:p w:rsidR="00000000" w:rsidDel="00000000" w:rsidP="00000000" w:rsidRDefault="00000000" w:rsidRPr="00000000" w14:paraId="0000005D">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5E">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 En primer lugar, se ha desarrollado un trabajo </w:t>
      </w:r>
      <w:r w:rsidDel="00000000" w:rsidR="00000000" w:rsidRPr="00000000">
        <w:rPr>
          <w:rFonts w:ascii="Century Gothic" w:cs="Century Gothic" w:eastAsia="Century Gothic" w:hAnsi="Century Gothic"/>
          <w:b w:val="1"/>
          <w:sz w:val="22"/>
          <w:szCs w:val="22"/>
          <w:rtl w:val="0"/>
        </w:rPr>
        <w:t xml:space="preserve">para concretar y situar mejor el modelo de negocio</w:t>
      </w:r>
      <w:r w:rsidDel="00000000" w:rsidR="00000000" w:rsidRPr="00000000">
        <w:rPr>
          <w:rFonts w:ascii="Century Gothic" w:cs="Century Gothic" w:eastAsia="Century Gothic" w:hAnsi="Century Gothic"/>
          <w:sz w:val="22"/>
          <w:szCs w:val="22"/>
          <w:rtl w:val="0"/>
        </w:rPr>
        <w:t xml:space="preserve">. Para ello se ha comenzado a trabajar con el Departamento de Modelos de Negocio de la Fundación de Innovación Municipal del Ayuntamiento de València. Se ha aptado por situar y concentrar todas las energías en el canal de la restauración colectiva, que presenta un bueno margen de crecimiento, y sobre ese canal de venta, construir otros canales de comercialización. Como elaborar cajas para las comunidades educativas.</w:t>
      </w:r>
    </w:p>
    <w:p w:rsidR="00000000" w:rsidDel="00000000" w:rsidP="00000000" w:rsidRDefault="00000000" w:rsidRPr="00000000" w14:paraId="0000005F">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60">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2) El proceso de </w:t>
      </w:r>
      <w:r w:rsidDel="00000000" w:rsidR="00000000" w:rsidRPr="00000000">
        <w:rPr>
          <w:rFonts w:ascii="Century Gothic" w:cs="Century Gothic" w:eastAsia="Century Gothic" w:hAnsi="Century Gothic"/>
          <w:b w:val="1"/>
          <w:sz w:val="22"/>
          <w:szCs w:val="22"/>
          <w:rtl w:val="0"/>
        </w:rPr>
        <w:t xml:space="preserve">trabajo con el sector productivo</w:t>
      </w:r>
      <w:r w:rsidDel="00000000" w:rsidR="00000000" w:rsidRPr="00000000">
        <w:rPr>
          <w:rFonts w:ascii="Century Gothic" w:cs="Century Gothic" w:eastAsia="Century Gothic" w:hAnsi="Century Gothic"/>
          <w:sz w:val="22"/>
          <w:szCs w:val="22"/>
          <w:rtl w:val="0"/>
        </w:rPr>
        <w:t xml:space="preserve"> se ha orientado, ya desde una </w:t>
      </w:r>
      <w:r w:rsidDel="00000000" w:rsidR="00000000" w:rsidRPr="00000000">
        <w:rPr>
          <w:rFonts w:ascii="Century Gothic" w:cs="Century Gothic" w:eastAsia="Century Gothic" w:hAnsi="Century Gothic"/>
          <w:b w:val="1"/>
          <w:sz w:val="22"/>
          <w:szCs w:val="22"/>
          <w:rtl w:val="0"/>
        </w:rPr>
        <w:t xml:space="preserve">visión común</w:t>
      </w:r>
      <w:r w:rsidDel="00000000" w:rsidR="00000000" w:rsidRPr="00000000">
        <w:rPr>
          <w:rFonts w:ascii="Century Gothic" w:cs="Century Gothic" w:eastAsia="Century Gothic" w:hAnsi="Century Gothic"/>
          <w:sz w:val="22"/>
          <w:szCs w:val="22"/>
          <w:rtl w:val="0"/>
        </w:rPr>
        <w:t xml:space="preserve"> con las personas productoras, en </w:t>
      </w:r>
      <w:r w:rsidDel="00000000" w:rsidR="00000000" w:rsidRPr="00000000">
        <w:rPr>
          <w:rFonts w:ascii="Century Gothic" w:cs="Century Gothic" w:eastAsia="Century Gothic" w:hAnsi="Century Gothic"/>
          <w:b w:val="1"/>
          <w:sz w:val="22"/>
          <w:szCs w:val="22"/>
          <w:rtl w:val="0"/>
        </w:rPr>
        <w:t xml:space="preserve">la vertebración de un centro de acopio cooperativo</w:t>
      </w:r>
      <w:r w:rsidDel="00000000" w:rsidR="00000000" w:rsidRPr="00000000">
        <w:rPr>
          <w:rFonts w:ascii="Century Gothic" w:cs="Century Gothic" w:eastAsia="Century Gothic" w:hAnsi="Century Gothic"/>
          <w:sz w:val="22"/>
          <w:szCs w:val="22"/>
          <w:rtl w:val="0"/>
        </w:rPr>
        <w:t xml:space="preserve">. Este ha sido un elemento clave. El proceso de dinamización sobre tres modelos de negocio (mercado presencial, market place vitural y restauración colectiva) ha generado unas distorsiones importantes, sino insostenibles, sobre todo por la diferencia de compromisos que requiere cada modelo de negocio y los acuerdos colectivos que es necesario alcanzar.</w:t>
      </w:r>
    </w:p>
    <w:p w:rsidR="00000000" w:rsidDel="00000000" w:rsidP="00000000" w:rsidRDefault="00000000" w:rsidRPr="00000000" w14:paraId="00000061">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62">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3) El resultado de los dos puntos anteriores ha sido. </w:t>
      </w:r>
      <w:r w:rsidDel="00000000" w:rsidR="00000000" w:rsidRPr="00000000">
        <w:rPr>
          <w:rFonts w:ascii="Century Gothic" w:cs="Century Gothic" w:eastAsia="Century Gothic" w:hAnsi="Century Gothic"/>
          <w:b w:val="1"/>
          <w:sz w:val="22"/>
          <w:szCs w:val="22"/>
          <w:rtl w:val="0"/>
        </w:rPr>
        <w:t xml:space="preserve">Cierre del mercado virtual</w:t>
      </w:r>
      <w:r w:rsidDel="00000000" w:rsidR="00000000" w:rsidRPr="00000000">
        <w:rPr>
          <w:rFonts w:ascii="Century Gothic" w:cs="Century Gothic" w:eastAsia="Century Gothic" w:hAnsi="Century Gothic"/>
          <w:sz w:val="22"/>
          <w:szCs w:val="22"/>
          <w:rtl w:val="0"/>
        </w:rPr>
        <w:t xml:space="preserve">, continuidad individual de cada productor respecto al mercado presencial, que se regirá por las mismas normas que la Ecotira y continuidad del trabajo de dinamización y acompañamiento para </w:t>
      </w:r>
      <w:r w:rsidDel="00000000" w:rsidR="00000000" w:rsidRPr="00000000">
        <w:rPr>
          <w:rFonts w:ascii="Century Gothic" w:cs="Century Gothic" w:eastAsia="Century Gothic" w:hAnsi="Century Gothic"/>
          <w:b w:val="1"/>
          <w:sz w:val="22"/>
          <w:szCs w:val="22"/>
          <w:rtl w:val="0"/>
        </w:rPr>
        <w:t xml:space="preserve">construir un centro de acopio </w:t>
      </w:r>
      <w:r w:rsidDel="00000000" w:rsidR="00000000" w:rsidRPr="00000000">
        <w:rPr>
          <w:rFonts w:ascii="Century Gothic" w:cs="Century Gothic" w:eastAsia="Century Gothic" w:hAnsi="Century Gothic"/>
          <w:sz w:val="22"/>
          <w:szCs w:val="22"/>
          <w:rtl w:val="0"/>
        </w:rPr>
        <w:t xml:space="preserve">dirigido en primer lugar a la RC.</w:t>
      </w:r>
    </w:p>
    <w:p w:rsidR="00000000" w:rsidDel="00000000" w:rsidP="00000000" w:rsidRDefault="00000000" w:rsidRPr="00000000" w14:paraId="00000063">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64">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4) En la prueba piloto de servicio a los centros escolares con las que ya trabaja la Ecotira (ocho colegios) se </w:t>
      </w:r>
      <w:r w:rsidDel="00000000" w:rsidR="00000000" w:rsidRPr="00000000">
        <w:rPr>
          <w:rFonts w:ascii="Century Gothic" w:cs="Century Gothic" w:eastAsia="Century Gothic" w:hAnsi="Century Gothic"/>
          <w:b w:val="1"/>
          <w:sz w:val="22"/>
          <w:szCs w:val="22"/>
          <w:rtl w:val="0"/>
        </w:rPr>
        <w:t xml:space="preserve">está utilizando la Plataforma POD</w:t>
      </w:r>
      <w:r w:rsidDel="00000000" w:rsidR="00000000" w:rsidRPr="00000000">
        <w:rPr>
          <w:rFonts w:ascii="Century Gothic" w:cs="Century Gothic" w:eastAsia="Century Gothic" w:hAnsi="Century Gothic"/>
          <w:sz w:val="22"/>
          <w:szCs w:val="22"/>
          <w:rtl w:val="0"/>
        </w:rPr>
        <w:t xml:space="preserve">. Las necesidades actuales de la Ecotira respecto a los desarrollos posibles de POD, se orientan al modelo de cooperativa, frente al de mercado.</w:t>
      </w:r>
    </w:p>
    <w:p w:rsidR="00000000" w:rsidDel="00000000" w:rsidP="00000000" w:rsidRDefault="00000000" w:rsidRPr="00000000" w14:paraId="00000065">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66">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5) Para fortalecer y tratar de consolidar a medio plazo la conexión de la Ecotira con la restauración colectiva, </w:t>
      </w:r>
      <w:r w:rsidDel="00000000" w:rsidR="00000000" w:rsidRPr="00000000">
        <w:rPr>
          <w:rFonts w:ascii="Century Gothic" w:cs="Century Gothic" w:eastAsia="Century Gothic" w:hAnsi="Century Gothic"/>
          <w:b w:val="1"/>
          <w:sz w:val="22"/>
          <w:szCs w:val="22"/>
          <w:rtl w:val="0"/>
        </w:rPr>
        <w:t xml:space="preserve">se ha puesto en marcha un “Programa Piloto Horta_Cuina”</w:t>
      </w:r>
      <w:r w:rsidDel="00000000" w:rsidR="00000000" w:rsidRPr="00000000">
        <w:rPr>
          <w:rFonts w:ascii="Century Gothic" w:cs="Century Gothic" w:eastAsia="Century Gothic" w:hAnsi="Century Gothic"/>
          <w:sz w:val="22"/>
          <w:szCs w:val="22"/>
          <w:rtl w:val="0"/>
        </w:rPr>
        <w:t xml:space="preserve">, cuyo objetivo es articular en un mismo espacio de trabajo los tres “servicios” que actualmente se trabajan desde el proyecto: formación y acompañamiento en las escuelas a través de otros proyectos de CERAI u otras entidades afines, la formación y mentoring que desarrollamos con las empresas de restauración colectiva y el propio servicio que ofrece la Ecotira. La construcción de este Programa Piloto está en marcha y esperamos para mediados de marzo poder tener una web disponible. </w:t>
      </w:r>
    </w:p>
    <w:p w:rsidR="00000000" w:rsidDel="00000000" w:rsidP="00000000" w:rsidRDefault="00000000" w:rsidRPr="00000000" w14:paraId="00000067">
      <w:pPr>
        <w:jc w:val="both"/>
        <w:rPr>
          <w:rFonts w:ascii="Century Gothic" w:cs="Century Gothic" w:eastAsia="Century Gothic" w:hAnsi="Century Gothic"/>
          <w:color w:val="353334"/>
          <w:sz w:val="22"/>
          <w:szCs w:val="22"/>
        </w:rPr>
      </w:pPr>
      <w:r w:rsidDel="00000000" w:rsidR="00000000" w:rsidRPr="00000000">
        <w:rPr>
          <w:rtl w:val="0"/>
        </w:rPr>
      </w:r>
    </w:p>
    <w:p w:rsidR="00000000" w:rsidDel="00000000" w:rsidP="00000000" w:rsidRDefault="00000000" w:rsidRPr="00000000" w14:paraId="00000068">
      <w:pPr>
        <w:jc w:val="both"/>
        <w:rPr>
          <w:rFonts w:ascii="Century Gothic" w:cs="Century Gothic" w:eastAsia="Century Gothic" w:hAnsi="Century Gothic"/>
          <w:i w:val="1"/>
          <w:color w:val="353334"/>
          <w:sz w:val="22"/>
          <w:szCs w:val="22"/>
        </w:rPr>
      </w:pPr>
      <w:r w:rsidDel="00000000" w:rsidR="00000000" w:rsidRPr="00000000">
        <w:rPr>
          <w:rtl w:val="0"/>
        </w:rPr>
      </w:r>
    </w:p>
    <w:p w:rsidR="00000000" w:rsidDel="00000000" w:rsidP="00000000" w:rsidRDefault="00000000" w:rsidRPr="00000000" w14:paraId="00000069">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VallaEcolid</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rtl w:val="0"/>
        </w:rPr>
        <w:t xml:space="preserve">durante los meses de </w:t>
      </w:r>
      <w:r w:rsidDel="00000000" w:rsidR="00000000" w:rsidRPr="00000000">
        <w:rPr>
          <w:rFonts w:ascii="Century Gothic" w:cs="Century Gothic" w:eastAsia="Century Gothic" w:hAnsi="Century Gothic"/>
          <w:sz w:val="22"/>
          <w:szCs w:val="22"/>
          <w:rtl w:val="0"/>
        </w:rPr>
        <w:t xml:space="preserve">verano Vallaecolid ha abierto definitivamente su línea de negocio con las escuelas infantiles municipales, con lo que el volumen de trabajo y de clientes ha aumentado significativamente durante el  último cuatrimestre del año. Los tiempos de la persona gestora del Centro de Acopio y Distribución de VallaEcolid han sido escasos hasta noviembre, momento en el que se ha podido trabajar con PoD para la integración de la herramienta digital en VallaEcolid. Inicialmente han comenzado a trabajar con una cuenta sencilla de PoD que les permitirá mejorar en un 30% los tiempos dedicados a la gestión y logística de los pedidos. </w:t>
      </w:r>
    </w:p>
    <w:p w:rsidR="00000000" w:rsidDel="00000000" w:rsidP="00000000" w:rsidRDefault="00000000" w:rsidRPr="00000000" w14:paraId="0000006A">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espera poder tener la tienda on line completamente a punto en enero de 2022, y será cuando la asociación empiece a trabajar definitivamente con PoD para toda su gestión. VallaEcolid ha decidido comprar una suscripción anual a PoD, costeada con la subvención de la FDNC para el obrador compartido y el Centro de Acopio y Distribución, lo que permitirá testear este año con la herramienta e ir valorando la posibilidad de trabajar más adelante con una cuenta cooperativa de PoD, para incorporar también a los productores y productoras en la misma. </w:t>
      </w:r>
    </w:p>
    <w:p w:rsidR="00000000" w:rsidDel="00000000" w:rsidP="00000000" w:rsidRDefault="00000000" w:rsidRPr="00000000" w14:paraId="0000006B">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Fonts w:ascii="Century Gothic" w:cs="Century Gothic" w:eastAsia="Century Gothic" w:hAnsi="Century Gothic"/>
          <w:b w:val="1"/>
          <w:i w:val="1"/>
          <w:sz w:val="22"/>
          <w:szCs w:val="22"/>
          <w:rtl w:val="0"/>
        </w:rPr>
        <w:t xml:space="preserve">Mincha de aquí</w:t>
      </w:r>
      <w:r w:rsidDel="00000000" w:rsidR="00000000" w:rsidRPr="00000000">
        <w:rPr>
          <w:rFonts w:ascii="Century Gothic" w:cs="Century Gothic" w:eastAsia="Century Gothic" w:hAnsi="Century Gothic"/>
          <w:b w:val="1"/>
          <w:i w:val="1"/>
          <w:sz w:val="22"/>
          <w:szCs w:val="22"/>
          <w:rtl w:val="0"/>
        </w:rPr>
        <w:t xml:space="preserve">:</w:t>
      </w:r>
      <w:r w:rsidDel="00000000" w:rsidR="00000000" w:rsidRPr="00000000">
        <w:rPr>
          <w:rFonts w:ascii="Century Gothic" w:cs="Century Gothic" w:eastAsia="Century Gothic" w:hAnsi="Century Gothic"/>
          <w:i w:val="1"/>
          <w:sz w:val="22"/>
          <w:szCs w:val="22"/>
          <w:rtl w:val="0"/>
        </w:rPr>
        <w:t xml:space="preserve"> Como ya comentamos en la evaluación intermedia, </w:t>
      </w:r>
      <w:r w:rsidDel="00000000" w:rsidR="00000000" w:rsidRPr="00000000">
        <w:rPr>
          <w:rFonts w:ascii="Century Gothic" w:cs="Century Gothic" w:eastAsia="Century Gothic" w:hAnsi="Century Gothic"/>
          <w:sz w:val="22"/>
          <w:szCs w:val="22"/>
          <w:rtl w:val="0"/>
        </w:rPr>
        <w:t xml:space="preserve">el diseño inicial planteado para el arranque de este Food hub ha sido reconsiderado. El volumen necesario para poner en marcha la ruta de reparto no se ha alcanzado. Como alternativa, se está diseñando una estrategia comercial conjunta entre unas 17 empresas. La herramienta para agrupar la promoción y comercialización conjunta se ha denominado mercadillo digital y es la combinación de un sitemap, donde se sitúan las distintas producciones en un puesto o chincheta en dicho sitemap, con POD. La “trastienda” de cada puesto de dicho mercado es la plataforma POD. Que, a diferencia de la ruta de reparto conjunta, despertó interés entre las empresas del hub. Está previsto poner en marcha el mercado en primavera de 2022. </w:t>
      </w:r>
      <w:r w:rsidDel="00000000" w:rsidR="00000000" w:rsidRPr="00000000">
        <w:rPr>
          <w:rtl w:val="0"/>
        </w:rPr>
      </w:r>
    </w:p>
    <w:p w:rsidR="00000000" w:rsidDel="00000000" w:rsidP="00000000" w:rsidRDefault="00000000" w:rsidRPr="00000000" w14:paraId="0000006D">
      <w:pPr>
        <w:jc w:val="both"/>
        <w:rPr>
          <w:rFonts w:ascii="Century Gothic" w:cs="Century Gothic" w:eastAsia="Century Gothic" w:hAnsi="Century Gothic"/>
          <w:i w:val="1"/>
          <w:color w:val="ff0000"/>
          <w:sz w:val="22"/>
          <w:szCs w:val="22"/>
        </w:rPr>
      </w:pPr>
      <w:r w:rsidDel="00000000" w:rsidR="00000000" w:rsidRPr="00000000">
        <w:rPr>
          <w:rtl w:val="0"/>
        </w:rPr>
      </w:r>
    </w:p>
    <w:p w:rsidR="00000000" w:rsidDel="00000000" w:rsidP="00000000" w:rsidRDefault="00000000" w:rsidRPr="00000000" w14:paraId="0000006E">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i w:val="1"/>
          <w:sz w:val="22"/>
          <w:szCs w:val="22"/>
          <w:rtl w:val="0"/>
        </w:rPr>
        <w:t xml:space="preserve">Alimentando Córdoba:</w:t>
      </w:r>
      <w:r w:rsidDel="00000000" w:rsidR="00000000" w:rsidRPr="00000000">
        <w:rPr>
          <w:rFonts w:ascii="Century Gothic" w:cs="Century Gothic" w:eastAsia="Century Gothic" w:hAnsi="Century Gothic"/>
          <w:b w:val="1"/>
          <w:i w:val="1"/>
          <w:sz w:val="22"/>
          <w:szCs w:val="22"/>
          <w:rtl w:val="0"/>
        </w:rPr>
        <w:t xml:space="preserve"> </w:t>
      </w:r>
      <w:r w:rsidDel="00000000" w:rsidR="00000000" w:rsidRPr="00000000">
        <w:rPr>
          <w:rFonts w:ascii="Century Gothic" w:cs="Century Gothic" w:eastAsia="Century Gothic" w:hAnsi="Century Gothic"/>
          <w:sz w:val="22"/>
          <w:szCs w:val="22"/>
          <w:rtl w:val="0"/>
        </w:rPr>
        <w:t xml:space="preserve">Durante el segundo semestre, Subbética Ecológica estaba inmersa en un proceso interno de toma de decisiones con respecto a su estrategia comercial que incluía decisiones sobre la digitalización de sus procesos logísticos y su gobernanza interna. Esta es una cuestión que en Subbética Ecológica intentan resolver desde hace años, con muy pocos recursos y que , en estos momentos para la asociación es una cuestión tensionadora. El desarrollo con PoD y GIASAT les resultaba muy interesante pero no lo suficientemente rápido como para dar respuesta inmediata a las presiones de sus socias por lo que tomaron la decisión de explorar otros caminos más inmediatos a corto plazo. Sin embargo, siguen interesadas en el proceso de GIASAT y el desarrollo de PoD por lo que GIASAT sigue manteniendo actualizaciones periódicas comunicativas con Subbética. En este escenario y respetando los procesos democráticos de nuestros proyectos socios, desde Andalucía se pone el foco en dos proyectos, Tierra y Libertad y Valle y Vega. En este momento se ha iniciado un proceso similar al de Subbética con Tierra y Libertad en el que Pod se ha reunido durante varios meses con ellas para mostrar PoD y coordinar necesidades y utilidades. Tienen voluntad de utilizar PoD tipo Cooperativa aunque al cierre de este informe aún no han comenzado con su uso. Se han planteado varios escenarios con ellas desde la priorización de sus objetivos y establecer un plan de acción por pasos evolutivos que se centra en la mejora de la eficacia de la ordenación de los pedidos y en la mejora de la experiencia de usuario con un mejor diseño de actualización de catálogos. En este momento se está evaluando la propuesta de un Plan de Sinergia para valorar el trabajo e incluso una aportación por su parte tipo inversión en Pod y GIASAT. Por otro lado, el proceso de Valle y Vega está en su momento inicial, si bien participaron del encuentro en Pamplona, queda pendiente la demo con Pod y primeras negociaciones para el primer trimestre de 2022. </w:t>
      </w:r>
    </w:p>
    <w:p w:rsidR="00000000" w:rsidDel="00000000" w:rsidP="00000000" w:rsidRDefault="00000000" w:rsidRPr="00000000" w14:paraId="0000006F">
      <w:pPr>
        <w:jc w:val="both"/>
        <w:rPr>
          <w:rFonts w:ascii="Century Gothic" w:cs="Century Gothic" w:eastAsia="Century Gothic" w:hAnsi="Century Gothic"/>
          <w:color w:val="0000ff"/>
          <w:sz w:val="22"/>
          <w:szCs w:val="22"/>
        </w:rPr>
      </w:pPr>
      <w:r w:rsidDel="00000000" w:rsidR="00000000" w:rsidRPr="00000000">
        <w:rPr>
          <w:rtl w:val="0"/>
        </w:rPr>
      </w:r>
    </w:p>
    <w:p w:rsidR="00000000" w:rsidDel="00000000" w:rsidP="00000000" w:rsidRDefault="00000000" w:rsidRPr="00000000" w14:paraId="00000070">
      <w:pPr>
        <w:jc w:val="both"/>
        <w:rPr>
          <w:rFonts w:ascii="Century Gothic" w:cs="Century Gothic" w:eastAsia="Century Gothic" w:hAnsi="Century Gothic"/>
          <w:color w:val="0000ff"/>
          <w:sz w:val="22"/>
          <w:szCs w:val="22"/>
        </w:rPr>
      </w:pPr>
      <w:r w:rsidDel="00000000" w:rsidR="00000000" w:rsidRPr="00000000">
        <w:rPr>
          <w:rtl w:val="0"/>
        </w:rPr>
      </w:r>
    </w:p>
    <w:p w:rsidR="00000000" w:rsidDel="00000000" w:rsidP="00000000" w:rsidRDefault="00000000" w:rsidRPr="00000000" w14:paraId="00000071">
      <w:pPr>
        <w:jc w:val="both"/>
        <w:rPr>
          <w:rFonts w:ascii="Century Gothic" w:cs="Century Gothic" w:eastAsia="Century Gothic" w:hAnsi="Century Gothic"/>
          <w:color w:val="0000ff"/>
          <w:sz w:val="22"/>
          <w:szCs w:val="22"/>
        </w:rPr>
      </w:pPr>
      <w:r w:rsidDel="00000000" w:rsidR="00000000" w:rsidRPr="00000000">
        <w:rPr>
          <w:rtl w:val="0"/>
        </w:rPr>
      </w:r>
    </w:p>
    <w:p w:rsidR="00000000" w:rsidDel="00000000" w:rsidP="00000000" w:rsidRDefault="00000000" w:rsidRPr="00000000" w14:paraId="00000072">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Relación con los aliados y colaboradores del proyecto</w:t>
      </w:r>
    </w:p>
    <w:p w:rsidR="00000000" w:rsidDel="00000000" w:rsidP="00000000" w:rsidRDefault="00000000" w:rsidRPr="00000000" w14:paraId="00000073">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4">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Por favor, describe brevemente a los aliados y principales colaboradores del proyecto (económicos, operativos, institucionales, etc.) y detalla la evolución en las relaciones con ellos y en su implicación en el proyecto, justificando los eventuales cambios con respecto a la previsión inicial (máximo 4000 caracteres, espacios incluidos).</w:t>
      </w:r>
    </w:p>
    <w:p w:rsidR="00000000" w:rsidDel="00000000" w:rsidP="00000000" w:rsidRDefault="00000000" w:rsidRPr="00000000" w14:paraId="00000075">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76">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estos últimos meses se han producido algunos cambios sustanciales con respecto a los aliados y colaboradores que se presentan a continuación:</w:t>
      </w:r>
    </w:p>
    <w:p w:rsidR="00000000" w:rsidDel="00000000" w:rsidP="00000000" w:rsidRDefault="00000000" w:rsidRPr="00000000" w14:paraId="00000077">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78">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Plant on demand</w:t>
      </w:r>
      <w:r w:rsidDel="00000000" w:rsidR="00000000" w:rsidRPr="00000000">
        <w:rPr>
          <w:rFonts w:ascii="Century Gothic" w:cs="Century Gothic" w:eastAsia="Century Gothic" w:hAnsi="Century Gothic"/>
          <w:sz w:val="22"/>
          <w:szCs w:val="22"/>
          <w:rtl w:val="0"/>
        </w:rPr>
        <w:t xml:space="preserve">: Fruto de la reflexión que se ha llevado a cabo en relación a la gobernanza de la herramienta y el trabajo realizado con los FHS se ha realizado una re-definición del consorcio GIASAT y con ello se ha llevado a cabo la adhesión </w:t>
      </w:r>
      <w:r w:rsidDel="00000000" w:rsidR="00000000" w:rsidRPr="00000000">
        <w:rPr>
          <w:rFonts w:ascii="Arial" w:cs="Arial" w:eastAsia="Arial" w:hAnsi="Arial"/>
          <w:sz w:val="22"/>
          <w:szCs w:val="22"/>
          <w:highlight w:val="white"/>
          <w:rtl w:val="0"/>
        </w:rPr>
        <w:t xml:space="preserve">de </w:t>
      </w:r>
      <w:r w:rsidDel="00000000" w:rsidR="00000000" w:rsidRPr="00000000">
        <w:rPr>
          <w:rFonts w:ascii="Century Gothic" w:cs="Century Gothic" w:eastAsia="Century Gothic" w:hAnsi="Century Gothic"/>
          <w:sz w:val="22"/>
          <w:szCs w:val="22"/>
          <w:rtl w:val="0"/>
        </w:rPr>
        <w:t xml:space="preserve">Plant on Demand al consorcio para que forme parte  como una entidad más del grupo motor de Giasat. Los detalles de esta adhesión han sido abordados en el documento de gobernanza que se anexa a esta memoria. </w:t>
      </w:r>
    </w:p>
    <w:p w:rsidR="00000000" w:rsidDel="00000000" w:rsidP="00000000" w:rsidRDefault="00000000" w:rsidRPr="00000000" w14:paraId="00000079">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Ekoalde</w:t>
      </w:r>
      <w:r w:rsidDel="00000000" w:rsidR="00000000" w:rsidRPr="00000000">
        <w:rPr>
          <w:rFonts w:ascii="Century Gothic" w:cs="Century Gothic" w:eastAsia="Century Gothic" w:hAnsi="Century Gothic"/>
          <w:sz w:val="22"/>
          <w:szCs w:val="22"/>
          <w:rtl w:val="0"/>
        </w:rPr>
        <w:t xml:space="preserve">: como ya se explicó en la memoria intermedia la participación de este Food hub estaba prevista a modo de mentoría que pudiera aportar conocimiento y trayectoria al resto de territorios. </w:t>
      </w:r>
    </w:p>
    <w:p w:rsidR="00000000" w:rsidDel="00000000" w:rsidP="00000000" w:rsidRDefault="00000000" w:rsidRPr="00000000" w14:paraId="0000007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 colaboración se materializó en la visita que se realizó en el mes de junio para conocer su trabajo, así como en intercambios puntuales con respecto a su herramienta digital y algunos de sus procedimientos. En este último semestre hemos continuado colaborando con Ekoalde en la presentación de propuestas de financiación asi como en consultas puntuales sobre organización y desarrollo de los modelos de negocio. </w:t>
      </w:r>
    </w:p>
    <w:p w:rsidR="00000000" w:rsidDel="00000000" w:rsidP="00000000" w:rsidRDefault="00000000" w:rsidRPr="00000000" w14:paraId="0000007C">
      <w:pPr>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7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el otoño se ha trabajado junto a la </w:t>
      </w:r>
      <w:r w:rsidDel="00000000" w:rsidR="00000000" w:rsidRPr="00000000">
        <w:rPr>
          <w:rFonts w:ascii="Century Gothic" w:cs="Century Gothic" w:eastAsia="Century Gothic" w:hAnsi="Century Gothic"/>
          <w:b w:val="1"/>
          <w:sz w:val="22"/>
          <w:szCs w:val="22"/>
          <w:rtl w:val="0"/>
        </w:rPr>
        <w:t xml:space="preserve">Universidad de Alcalá y la Fundación vida sostenible</w:t>
      </w:r>
      <w:r w:rsidDel="00000000" w:rsidR="00000000" w:rsidRPr="00000000">
        <w:rPr>
          <w:rFonts w:ascii="Century Gothic" w:cs="Century Gothic" w:eastAsia="Century Gothic" w:hAnsi="Century Gothic"/>
          <w:sz w:val="22"/>
          <w:szCs w:val="22"/>
          <w:rtl w:val="0"/>
        </w:rPr>
        <w:t xml:space="preserve"> en la redacción de un proyecto vinculado a las reservas de la biosfera y el impulso de los proyectos productivos agroecológicos. Aunque finalmente no se presentó la propuesta por problemas técnicos ligados este trabajo conjunto nos ha permitido ampliar la red de colaboradores vinculados a GIASAT. </w:t>
      </w:r>
    </w:p>
    <w:p w:rsidR="00000000" w:rsidDel="00000000" w:rsidP="00000000" w:rsidRDefault="00000000" w:rsidRPr="00000000" w14:paraId="0000007E">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F">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estos últimos meses de proyectos se han afianzado las relaciones con la </w:t>
      </w:r>
      <w:r w:rsidDel="00000000" w:rsidR="00000000" w:rsidRPr="00000000">
        <w:rPr>
          <w:rFonts w:ascii="Century Gothic" w:cs="Century Gothic" w:eastAsia="Century Gothic" w:hAnsi="Century Gothic"/>
          <w:b w:val="1"/>
          <w:sz w:val="22"/>
          <w:szCs w:val="22"/>
          <w:rtl w:val="0"/>
        </w:rPr>
        <w:t xml:space="preserve">cooperativa Arran de terra </w:t>
      </w:r>
      <w:r w:rsidDel="00000000" w:rsidR="00000000" w:rsidRPr="00000000">
        <w:rPr>
          <w:rFonts w:ascii="Century Gothic" w:cs="Century Gothic" w:eastAsia="Century Gothic" w:hAnsi="Century Gothic"/>
          <w:sz w:val="22"/>
          <w:szCs w:val="22"/>
          <w:rtl w:val="0"/>
        </w:rPr>
        <w:t xml:space="preserve">y el ecosistema catalán agroecológico. Desde Arran de terra se están impulsando algunos proyectos vinculados a las rutas compartidas y la creación de FHS en el territorio catalán.  Se han mantenido reuniones y se han facilitado contactos con FHS que han podido aportar conocimiento sobre cuestiones técnicas concretas a proyectos incipientes.   </w:t>
      </w:r>
      <w:r w:rsidDel="00000000" w:rsidR="00000000" w:rsidRPr="00000000">
        <w:rPr>
          <w:rtl w:val="0"/>
        </w:rPr>
      </w:r>
    </w:p>
    <w:p w:rsidR="00000000" w:rsidDel="00000000" w:rsidP="00000000" w:rsidRDefault="00000000" w:rsidRPr="00000000" w14:paraId="00000080">
      <w:pPr>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1">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el informe intermedio se hizo referencia a nuevos aliados y colaboradores vinculados a los FHS y a continuación se describe como han evolucionado las relaciones durante los últimos meses de proyecto.</w:t>
      </w:r>
    </w:p>
    <w:p w:rsidR="00000000" w:rsidDel="00000000" w:rsidP="00000000" w:rsidRDefault="00000000" w:rsidRPr="00000000" w14:paraId="00000082">
      <w:pPr>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Ecojerte.</w:t>
      </w:r>
      <w:r w:rsidDel="00000000" w:rsidR="00000000" w:rsidRPr="00000000">
        <w:rPr>
          <w:rFonts w:ascii="Century Gothic" w:cs="Century Gothic" w:eastAsia="Century Gothic" w:hAnsi="Century Gothic"/>
          <w:color w:val="ff0000"/>
          <w:sz w:val="22"/>
          <w:szCs w:val="22"/>
          <w:rtl w:val="0"/>
        </w:rPr>
        <w:t xml:space="preserve"> </w:t>
      </w:r>
      <w:r w:rsidDel="00000000" w:rsidR="00000000" w:rsidRPr="00000000">
        <w:rPr>
          <w:rFonts w:ascii="Century Gothic" w:cs="Century Gothic" w:eastAsia="Century Gothic" w:hAnsi="Century Gothic"/>
          <w:sz w:val="22"/>
          <w:szCs w:val="22"/>
          <w:rtl w:val="0"/>
        </w:rPr>
        <w:t xml:space="preserve">Ecojerte es una cooperativa de base agroecológica dedicada principalmente a la cereza, castaña, kiwi y quesería caprina en el Valle del Jerte. Si bien llevan algunos años con la fruta, este es su primer año de actividad quesera. Su intención es mejorar sus redes y herramientas de distribución y tener contactos con diferentes Food Hubs, entre ellos Madrid Km0 y Alimentando Córdoba. </w:t>
      </w:r>
    </w:p>
    <w:p w:rsidR="00000000" w:rsidDel="00000000" w:rsidP="00000000" w:rsidRDefault="00000000" w:rsidRPr="00000000" w14:paraId="0000008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la temporada de la cereza en primavera-verano, han estado trabajando con pod para gestionar los pedidos de cereza y su facturación, quedando muy contentos con la experiencia que les brinda la herramienta digital para su gestión del día a día. </w:t>
      </w:r>
    </w:p>
    <w:p w:rsidR="00000000" w:rsidDel="00000000" w:rsidP="00000000" w:rsidRDefault="00000000" w:rsidRPr="00000000" w14:paraId="00000085">
      <w:pPr>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sz w:val="22"/>
          <w:szCs w:val="22"/>
          <w:rtl w:val="0"/>
        </w:rPr>
        <w:t xml:space="preserve">Es por ello que Guillem Caballero, coordinador de la cooperativa, está trabajando en estrecha colaboración con el equipo de Plant on Demand para preparar una memoria técnica para pedir una subvención de digitalización que ha publicado la junta de Extremadura, con el objetivo de poder contribuir económicamente en el desarrollo de pod y poder incorporar la herramienta a nivel transversal en toda la Cooperativa y durante todo el año, para no darse de baja en el servicio con la estacionalidad, y contribuir al mantenimiento y desarrollo de la tecnología de forma activa y constante.</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tl w:val="0"/>
        </w:rPr>
      </w:r>
    </w:p>
    <w:p w:rsidR="00000000" w:rsidDel="00000000" w:rsidP="00000000" w:rsidRDefault="00000000" w:rsidRPr="00000000" w14:paraId="00000086">
      <w:pPr>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7">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Valle y Vega, Tierra y Libertad y ecosistema andaluz</w:t>
      </w:r>
      <w:r w:rsidDel="00000000" w:rsidR="00000000" w:rsidRPr="00000000">
        <w:rPr>
          <w:rFonts w:ascii="Century Gothic" w:cs="Century Gothic" w:eastAsia="Century Gothic" w:hAnsi="Century Gothic"/>
          <w:sz w:val="22"/>
          <w:szCs w:val="22"/>
          <w:rtl w:val="0"/>
        </w:rPr>
        <w:t xml:space="preserve">: La relación con el ecosistema andaluz ha continuado su evolución en estos meses. Con respecto a Tierra y Libertad </w:t>
      </w:r>
      <w:r w:rsidDel="00000000" w:rsidR="00000000" w:rsidRPr="00000000">
        <w:rPr>
          <w:rFonts w:ascii="Century Gothic" w:cs="Century Gothic" w:eastAsia="Century Gothic" w:hAnsi="Century Gothic"/>
          <w:sz w:val="22"/>
          <w:szCs w:val="22"/>
          <w:rtl w:val="0"/>
        </w:rPr>
        <w:t xml:space="preserve"> actualmente se está estableciendo un plan de acción por pasos evolutivos que se centra en la mejora de la eficacia de la ordenación de los pedidos y en la mejora de la experiencia de usuario con un mejor diseño de actualización de catálogos. </w:t>
      </w:r>
    </w:p>
    <w:p w:rsidR="00000000" w:rsidDel="00000000" w:rsidP="00000000" w:rsidRDefault="00000000" w:rsidRPr="00000000" w14:paraId="00000088">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este momento se está evaluando la propuesta de un Plan de Sinergia con Plant on Demand para valorar la estrategia de implementación de la herramienta digital a lo largo del primer trimestre de 2022 e incluso la posibilidad de que Tierra y Libertad invierta en el desarrollo de la herramienta digital a través del consorcio GIASAT. </w:t>
      </w:r>
      <w:r w:rsidDel="00000000" w:rsidR="00000000" w:rsidRPr="00000000">
        <w:rPr>
          <w:rtl w:val="0"/>
        </w:rPr>
      </w:r>
    </w:p>
    <w:p w:rsidR="00000000" w:rsidDel="00000000" w:rsidP="00000000" w:rsidRDefault="00000000" w:rsidRPr="00000000" w14:paraId="0000008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También ha continuado el trabajo con Valle y Vega que siguen valorando la posible implementación de POD. E</w:t>
      </w:r>
      <w:r w:rsidDel="00000000" w:rsidR="00000000" w:rsidRPr="00000000">
        <w:rPr>
          <w:rFonts w:ascii="Century Gothic" w:cs="Century Gothic" w:eastAsia="Century Gothic" w:hAnsi="Century Gothic"/>
          <w:sz w:val="22"/>
          <w:szCs w:val="22"/>
          <w:rtl w:val="0"/>
        </w:rPr>
        <w:t xml:space="preserve">stá prevista una demo de PoD y una reunión con GIASAT el primer trimestre de 2022. </w:t>
      </w:r>
    </w:p>
    <w:p w:rsidR="00000000" w:rsidDel="00000000" w:rsidP="00000000" w:rsidRDefault="00000000" w:rsidRPr="00000000" w14:paraId="0000008A">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Eco comedores canarias: </w:t>
      </w:r>
      <w:r w:rsidDel="00000000" w:rsidR="00000000" w:rsidRPr="00000000">
        <w:rPr>
          <w:rFonts w:ascii="Century Gothic" w:cs="Century Gothic" w:eastAsia="Century Gothic" w:hAnsi="Century Gothic"/>
          <w:sz w:val="22"/>
          <w:szCs w:val="22"/>
          <w:rtl w:val="0"/>
        </w:rPr>
        <w:t xml:space="preserve">El programa EcoComedores de Canarias es el referente más claro en el territorio nacional de la necesidad de desarrollar herramientas especializadas para la gestión de este tipo de operaciones complejas en las que se agrupa y coordina un gran número de operadores ecológicos en torno a una demanda articulada. </w:t>
      </w:r>
    </w:p>
    <w:p w:rsidR="00000000" w:rsidDel="00000000" w:rsidP="00000000" w:rsidRDefault="00000000" w:rsidRPr="00000000" w14:paraId="0000008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Al ser un programa maduro y vinculado a una institución pública, el proceso de transformación digital de la operativa desarrollada en los últimos años está vinculada a los tiempos, necesidades y valoraciones del ICCA, que está planteando la posibilidad de seguir avanzando en temas de digitalización para el programa a lo largo de 2022. </w:t>
      </w:r>
    </w:p>
    <w:p w:rsidR="00000000" w:rsidDel="00000000" w:rsidP="00000000" w:rsidRDefault="00000000" w:rsidRPr="00000000" w14:paraId="0000008D">
      <w:pPr>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8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Eco comedores Galicia</w:t>
      </w:r>
      <w:r w:rsidDel="00000000" w:rsidR="00000000" w:rsidRPr="00000000">
        <w:rPr>
          <w:rFonts w:ascii="Century Gothic" w:cs="Century Gothic" w:eastAsia="Century Gothic" w:hAnsi="Century Gothic"/>
          <w:sz w:val="22"/>
          <w:szCs w:val="22"/>
          <w:rtl w:val="0"/>
        </w:rPr>
        <w:t xml:space="preserve">:</w:t>
      </w:r>
      <w:r w:rsidDel="00000000" w:rsidR="00000000" w:rsidRPr="00000000">
        <w:rPr>
          <w:rFonts w:ascii="Century Gothic" w:cs="Century Gothic" w:eastAsia="Century Gothic" w:hAnsi="Century Gothic"/>
          <w:color w:val="ff0000"/>
          <w:sz w:val="22"/>
          <w:szCs w:val="22"/>
          <w:rtl w:val="0"/>
        </w:rPr>
        <w:t xml:space="preserve"> </w:t>
      </w:r>
      <w:r w:rsidDel="00000000" w:rsidR="00000000" w:rsidRPr="00000000">
        <w:rPr>
          <w:rFonts w:ascii="Century Gothic" w:cs="Century Gothic" w:eastAsia="Century Gothic" w:hAnsi="Century Gothic"/>
          <w:sz w:val="22"/>
          <w:szCs w:val="22"/>
          <w:rtl w:val="0"/>
        </w:rPr>
        <w:t xml:space="preserve">El proyecto Ecocomedores de Galicia </w:t>
      </w:r>
      <w:r w:rsidDel="00000000" w:rsidR="00000000" w:rsidRPr="00000000">
        <w:rPr>
          <w:rFonts w:ascii="Century Gothic" w:cs="Century Gothic" w:eastAsia="Century Gothic" w:hAnsi="Century Gothic"/>
          <w:sz w:val="22"/>
          <w:szCs w:val="22"/>
          <w:rtl w:val="0"/>
        </w:rPr>
        <w:t xml:space="preserve">nace del trabajo de la Asociación de Desenvolvemento Rural Mariñas Coruñesas e Terras do Mandeo. </w:t>
      </w:r>
    </w:p>
    <w:p w:rsidR="00000000" w:rsidDel="00000000" w:rsidP="00000000" w:rsidRDefault="00000000" w:rsidRPr="00000000" w14:paraId="0000008F">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Junto con diversos centros educativos y un grupo de productores de verdura ecológica, llevan impulsando desde el 2015 un proyecto de ecocomedores en su territorio, fomentando el consumo de verduras ecológicas, de temporada y locales en los comedores escolares y colectivos de su zona.</w:t>
      </w:r>
    </w:p>
    <w:p w:rsidR="00000000" w:rsidDel="00000000" w:rsidP="00000000" w:rsidRDefault="00000000" w:rsidRPr="00000000" w14:paraId="0000009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este momento, en el proyecto está a punto de lanzar una prueba piloto en la que estarán involucrados un grupo de productores de verdura ecológica y diferentes comedores escolares y colectivos, y estarán utilizando la herramienta digital pod como infraestructura digital para gestionar y coordinar todo el proceso. </w:t>
      </w:r>
      <w:r w:rsidDel="00000000" w:rsidR="00000000" w:rsidRPr="00000000">
        <w:rPr>
          <w:rtl w:val="0"/>
        </w:rPr>
      </w:r>
    </w:p>
    <w:p w:rsidR="00000000" w:rsidDel="00000000" w:rsidP="00000000" w:rsidRDefault="00000000" w:rsidRPr="00000000" w14:paraId="00000091">
      <w:pPr>
        <w:rPr>
          <w:rFonts w:ascii="Century Gothic" w:cs="Century Gothic" w:eastAsia="Century Gothic" w:hAnsi="Century Gothic"/>
          <w:color w:val="0000ff"/>
          <w:sz w:val="22"/>
          <w:szCs w:val="22"/>
        </w:rPr>
      </w:pPr>
      <w:r w:rsidDel="00000000" w:rsidR="00000000" w:rsidRPr="00000000">
        <w:rPr>
          <w:rtl w:val="0"/>
        </w:rPr>
      </w:r>
    </w:p>
    <w:p w:rsidR="00000000" w:rsidDel="00000000" w:rsidP="00000000" w:rsidRDefault="00000000" w:rsidRPr="00000000" w14:paraId="00000092">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color w:val="353334"/>
          <w:sz w:val="22"/>
          <w:szCs w:val="22"/>
          <w:rtl w:val="0"/>
        </w:rPr>
        <w:t xml:space="preserve">Cooperativa de Montaña (La Vera)</w:t>
      </w:r>
      <w:r w:rsidDel="00000000" w:rsidR="00000000" w:rsidRPr="00000000">
        <w:rPr>
          <w:rFonts w:ascii="Century Gothic" w:cs="Century Gothic" w:eastAsia="Century Gothic" w:hAnsi="Century Gothic"/>
          <w:color w:val="353334"/>
          <w:sz w:val="22"/>
          <w:szCs w:val="22"/>
          <w:rtl w:val="0"/>
        </w:rPr>
        <w:t xml:space="preserve">: </w:t>
      </w:r>
      <w:r w:rsidDel="00000000" w:rsidR="00000000" w:rsidRPr="00000000">
        <w:rPr>
          <w:rFonts w:ascii="Century Gothic" w:cs="Century Gothic" w:eastAsia="Century Gothic" w:hAnsi="Century Gothic"/>
          <w:sz w:val="22"/>
          <w:szCs w:val="22"/>
          <w:rtl w:val="0"/>
        </w:rPr>
        <w:t xml:space="preserve">Este HUB ha sido el último en incorporarse al ecosistema GIASAT. Están valorando la posibilidad de incorporar la herramienta digital para su gestión diaria de </w:t>
      </w:r>
      <w:r w:rsidDel="00000000" w:rsidR="00000000" w:rsidRPr="00000000">
        <w:rPr>
          <w:rFonts w:ascii="Century Gothic" w:cs="Century Gothic" w:eastAsia="Century Gothic" w:hAnsi="Century Gothic"/>
          <w:sz w:val="22"/>
          <w:szCs w:val="22"/>
          <w:rtl w:val="0"/>
        </w:rPr>
        <w:t xml:space="preserve">pedidos</w:t>
      </w:r>
      <w:r w:rsidDel="00000000" w:rsidR="00000000" w:rsidRPr="00000000">
        <w:rPr>
          <w:rFonts w:ascii="Century Gothic" w:cs="Century Gothic" w:eastAsia="Century Gothic" w:hAnsi="Century Gothic"/>
          <w:sz w:val="22"/>
          <w:szCs w:val="22"/>
          <w:rtl w:val="0"/>
        </w:rPr>
        <w:t xml:space="preserve">.</w:t>
      </w:r>
    </w:p>
    <w:p w:rsidR="00000000" w:rsidDel="00000000" w:rsidP="00000000" w:rsidRDefault="00000000" w:rsidRPr="00000000" w14:paraId="0000009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Cooperativa de Montaña ha acometido recientes inversiones en infraestructura para la gestión logística y de almacenes, dejando en un segundo plano la transformación digital, que retomarán a lo largo del primer trimestre de 2022. </w:t>
      </w:r>
    </w:p>
    <w:p w:rsidR="00000000" w:rsidDel="00000000" w:rsidP="00000000" w:rsidRDefault="00000000" w:rsidRPr="00000000" w14:paraId="00000094">
      <w:pPr>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95">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96">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Acciones realizadas</w:t>
      </w:r>
    </w:p>
    <w:p w:rsidR="00000000" w:rsidDel="00000000" w:rsidP="00000000" w:rsidRDefault="00000000" w:rsidRPr="00000000" w14:paraId="00000097">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8">
      <w:pPr>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Describir las principales actividades realizadas, siguiendo, en la medida de lo posible, el esquema de la propuesta de acciones que se planteó en el formulario de solicitud de subvención, hasta un máximo de 10.</w:t>
      </w:r>
    </w:p>
    <w:p w:rsidR="00000000" w:rsidDel="00000000" w:rsidP="00000000" w:rsidRDefault="00000000" w:rsidRPr="00000000" w14:paraId="00000099">
      <w:pPr>
        <w:rPr>
          <w:rFonts w:ascii="Century Gothic" w:cs="Century Gothic" w:eastAsia="Century Gothic" w:hAnsi="Century Gothic"/>
          <w:b w:val="1"/>
          <w:i w:val="1"/>
          <w:sz w:val="22"/>
          <w:szCs w:val="22"/>
        </w:rPr>
      </w:pPr>
      <w:r w:rsidDel="00000000" w:rsidR="00000000" w:rsidRPr="00000000">
        <w:rPr>
          <w:rtl w:val="0"/>
        </w:rPr>
      </w:r>
    </w:p>
    <w:p w:rsidR="00000000" w:rsidDel="00000000" w:rsidP="00000000" w:rsidRDefault="00000000" w:rsidRPr="00000000" w14:paraId="0000009A">
      <w:pPr>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u w:val="single"/>
          <w:rtl w:val="0"/>
        </w:rPr>
        <w:t xml:space="preserve">Nombre de la acción</w:t>
      </w:r>
      <w:r w:rsidDel="00000000" w:rsidR="00000000" w:rsidRPr="00000000">
        <w:rPr>
          <w:rFonts w:ascii="Century Gothic" w:cs="Century Gothic" w:eastAsia="Century Gothic" w:hAnsi="Century Gothic"/>
          <w:b w:val="1"/>
          <w:i w:val="1"/>
          <w:sz w:val="22"/>
          <w:szCs w:val="22"/>
          <w:rtl w:val="0"/>
        </w:rPr>
        <w:t xml:space="preserve"> (Incluye también la numeración correspondiente. Por ejemplo: "1. Talleres de co-diseño". Máximo 2000 caracteres, espacios incluidos):</w:t>
      </w:r>
    </w:p>
    <w:p w:rsidR="00000000" w:rsidDel="00000000" w:rsidP="00000000" w:rsidRDefault="00000000" w:rsidRPr="00000000" w14:paraId="0000009B">
      <w:pPr>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9C">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u w:val="single"/>
          <w:rtl w:val="0"/>
        </w:rPr>
        <w:t xml:space="preserve">Descripción de la acción</w:t>
      </w:r>
      <w:r w:rsidDel="00000000" w:rsidR="00000000" w:rsidRPr="00000000">
        <w:rPr>
          <w:rFonts w:ascii="Century Gothic" w:cs="Century Gothic" w:eastAsia="Century Gothic" w:hAnsi="Century Gothic"/>
          <w:b w:val="1"/>
          <w:i w:val="1"/>
          <w:color w:val="000000"/>
          <w:sz w:val="22"/>
          <w:szCs w:val="22"/>
          <w:rtl w:val="0"/>
        </w:rPr>
        <w:t xml:space="preserve"> (Describir el desarrollo de la acción de la manera más objetiva posible: características y número de participantes, metodología, tiempos, impacto en los participantes, etc. Máximo 3000 caracteres, espacios incluidos): </w:t>
      </w:r>
    </w:p>
    <w:p w:rsidR="00000000" w:rsidDel="00000000" w:rsidP="00000000" w:rsidRDefault="00000000" w:rsidRPr="00000000" w14:paraId="0000009D">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9E">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u w:val="single"/>
          <w:rtl w:val="0"/>
        </w:rPr>
        <w:t xml:space="preserve">Principales conclusiones y aprendizajes</w:t>
      </w:r>
      <w:r w:rsidDel="00000000" w:rsidR="00000000" w:rsidRPr="00000000">
        <w:rPr>
          <w:rFonts w:ascii="Century Gothic" w:cs="Century Gothic" w:eastAsia="Century Gothic" w:hAnsi="Century Gothic"/>
          <w:b w:val="1"/>
          <w:i w:val="1"/>
          <w:color w:val="000000"/>
          <w:sz w:val="22"/>
          <w:szCs w:val="22"/>
          <w:rtl w:val="0"/>
        </w:rPr>
        <w:t xml:space="preserve"> (Explicitar las dificultades u obstáculos encontrados en el desarrollo de la acción, así como los aprendizajes y conclusiones derivados de ese desarrollo, explicando las diferencias entre las realizaciones efectivas y lo que estaba previsto en la solicitud de subvención (y/o en el anterior informe de seguimiento), si las hubiera. Máximo 3000 caracteres, espacios incluidos):</w:t>
      </w:r>
    </w:p>
    <w:p w:rsidR="00000000" w:rsidDel="00000000" w:rsidP="00000000" w:rsidRDefault="00000000" w:rsidRPr="00000000" w14:paraId="0000009F">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A0">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u w:val="single"/>
          <w:rtl w:val="0"/>
        </w:rPr>
        <w:t xml:space="preserve">Añadir tantas acciones como sea necesario</w:t>
      </w:r>
      <w:r w:rsidDel="00000000" w:rsidR="00000000" w:rsidRPr="00000000">
        <w:rPr>
          <w:rFonts w:ascii="Century Gothic" w:cs="Century Gothic" w:eastAsia="Century Gothic" w:hAnsi="Century Gothic"/>
          <w:b w:val="1"/>
          <w:i w:val="1"/>
          <w:color w:val="000000"/>
          <w:sz w:val="22"/>
          <w:szCs w:val="22"/>
          <w:rtl w:val="0"/>
        </w:rPr>
        <w:t xml:space="preserve">, hasta un máximo de 10.</w:t>
      </w:r>
    </w:p>
    <w:p w:rsidR="00000000" w:rsidDel="00000000" w:rsidP="00000000" w:rsidRDefault="00000000" w:rsidRPr="00000000" w14:paraId="000000A1">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A2">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Si dispones de fotos, vídeos, mapas, esquemas, infografías, etc. </w:t>
      </w:r>
      <w:r w:rsidDel="00000000" w:rsidR="00000000" w:rsidRPr="00000000">
        <w:rPr>
          <w:rFonts w:ascii="Century Gothic" w:cs="Century Gothic" w:eastAsia="Century Gothic" w:hAnsi="Century Gothic"/>
          <w:b w:val="1"/>
          <w:i w:val="1"/>
          <w:color w:val="000000"/>
          <w:sz w:val="22"/>
          <w:szCs w:val="22"/>
          <w:u w:val="single"/>
          <w:rtl w:val="0"/>
        </w:rPr>
        <w:t xml:space="preserve">que ayuden a ilustrar las acciones</w:t>
      </w:r>
      <w:r w:rsidDel="00000000" w:rsidR="00000000" w:rsidRPr="00000000">
        <w:rPr>
          <w:rFonts w:ascii="Century Gothic" w:cs="Century Gothic" w:eastAsia="Century Gothic" w:hAnsi="Century Gothic"/>
          <w:b w:val="1"/>
          <w:i w:val="1"/>
          <w:color w:val="000000"/>
          <w:sz w:val="22"/>
          <w:szCs w:val="22"/>
          <w:rtl w:val="0"/>
        </w:rPr>
        <w:t xml:space="preserve"> antes mencionadas, puedes adjuntarlas aquí. Por favor, incluye la autoría correspondiente en el nombre de cada archivo. Más adelante podrás adjuntar otros recursos de carácter más general.</w:t>
      </w:r>
    </w:p>
    <w:p w:rsidR="00000000" w:rsidDel="00000000" w:rsidP="00000000" w:rsidRDefault="00000000" w:rsidRPr="00000000" w14:paraId="000000A3">
      <w:pPr>
        <w:spacing w:line="276" w:lineRule="auto"/>
        <w:rPr>
          <w:rFonts w:ascii="Lato" w:cs="Lato" w:eastAsia="Lato" w:hAnsi="Lato"/>
          <w:b w:val="1"/>
          <w:sz w:val="22"/>
          <w:szCs w:val="22"/>
        </w:rPr>
      </w:pPr>
      <w:r w:rsidDel="00000000" w:rsidR="00000000" w:rsidRPr="00000000">
        <w:rPr>
          <w:rtl w:val="0"/>
        </w:rPr>
      </w:r>
    </w:p>
    <w:p w:rsidR="00000000" w:rsidDel="00000000" w:rsidP="00000000" w:rsidRDefault="00000000" w:rsidRPr="00000000" w14:paraId="000000A4">
      <w:pPr>
        <w:spacing w:line="276" w:lineRule="auto"/>
        <w:rPr>
          <w:rFonts w:ascii="Lato" w:cs="Lato" w:eastAsia="Lato" w:hAnsi="Lato"/>
          <w:b w:val="1"/>
          <w:sz w:val="22"/>
          <w:szCs w:val="22"/>
        </w:rPr>
      </w:pPr>
      <w:r w:rsidDel="00000000" w:rsidR="00000000" w:rsidRPr="00000000">
        <w:rPr>
          <w:rtl w:val="0"/>
        </w:rPr>
      </w:r>
    </w:p>
    <w:p w:rsidR="00000000" w:rsidDel="00000000" w:rsidP="00000000" w:rsidRDefault="00000000" w:rsidRPr="00000000" w14:paraId="000000A5">
      <w:pPr>
        <w:spacing w:line="276" w:lineRule="auto"/>
        <w:rPr>
          <w:rFonts w:ascii="Lato" w:cs="Lato" w:eastAsia="Lato" w:hAnsi="Lato"/>
          <w:b w:val="1"/>
          <w:sz w:val="22"/>
          <w:szCs w:val="22"/>
        </w:rPr>
      </w:pPr>
      <w:r w:rsidDel="00000000" w:rsidR="00000000" w:rsidRPr="00000000">
        <w:rPr>
          <w:rtl w:val="0"/>
        </w:rPr>
      </w:r>
    </w:p>
    <w:p w:rsidR="00000000" w:rsidDel="00000000" w:rsidP="00000000" w:rsidRDefault="00000000" w:rsidRPr="00000000" w14:paraId="000000A6">
      <w:pPr>
        <w:spacing w:line="276" w:lineRule="auto"/>
        <w:rPr>
          <w:rFonts w:ascii="Lato" w:cs="Lato" w:eastAsia="Lato" w:hAnsi="Lato"/>
          <w:b w:val="1"/>
          <w:sz w:val="22"/>
          <w:szCs w:val="22"/>
        </w:rPr>
      </w:pPr>
      <w:r w:rsidDel="00000000" w:rsidR="00000000" w:rsidRPr="00000000">
        <w:rPr>
          <w:rtl w:val="0"/>
        </w:rPr>
      </w:r>
    </w:p>
    <w:p w:rsidR="00000000" w:rsidDel="00000000" w:rsidP="00000000" w:rsidRDefault="00000000" w:rsidRPr="00000000" w14:paraId="000000A7">
      <w:pPr>
        <w:spacing w:line="276" w:lineRule="auto"/>
        <w:rPr>
          <w:rFonts w:ascii="Lato" w:cs="Lato" w:eastAsia="Lato" w:hAnsi="Lato"/>
          <w:b w:val="1"/>
          <w:sz w:val="22"/>
          <w:szCs w:val="22"/>
        </w:rPr>
      </w:pPr>
      <w:r w:rsidDel="00000000" w:rsidR="00000000" w:rsidRPr="00000000">
        <w:rPr>
          <w:rtl w:val="0"/>
        </w:rPr>
      </w:r>
    </w:p>
    <w:p w:rsidR="00000000" w:rsidDel="00000000" w:rsidP="00000000" w:rsidRDefault="00000000" w:rsidRPr="00000000" w14:paraId="000000A8">
      <w:pPr>
        <w:spacing w:line="276" w:lineRule="auto"/>
        <w:rPr>
          <w:rFonts w:ascii="Lato" w:cs="Lato" w:eastAsia="Lato" w:hAnsi="Lato"/>
          <w:b w:val="1"/>
          <w:sz w:val="22"/>
          <w:szCs w:val="22"/>
        </w:rPr>
      </w:pPr>
      <w:r w:rsidDel="00000000" w:rsidR="00000000" w:rsidRPr="00000000">
        <w:rPr>
          <w:rFonts w:ascii="Lato" w:cs="Lato" w:eastAsia="Lato" w:hAnsi="Lato"/>
          <w:b w:val="1"/>
          <w:sz w:val="22"/>
          <w:szCs w:val="22"/>
          <w:rtl w:val="0"/>
        </w:rPr>
        <w:t xml:space="preserve">ACCIÓN 1. ADAPTACIÓN DE FUNCIONALIDADES DE HERRAMIENTA TECNOLÓGICA DE GESTIÓN INTEGRAL PARA FOOD HUBS SOSTENIBLES</w:t>
      </w:r>
    </w:p>
    <w:p w:rsidR="00000000" w:rsidDel="00000000" w:rsidP="00000000" w:rsidRDefault="00000000" w:rsidRPr="00000000" w14:paraId="000000A9">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AA">
      <w:pPr>
        <w:spacing w:line="276" w:lineRule="auto"/>
        <w:jc w:val="both"/>
        <w:rPr>
          <w:rFonts w:ascii="Lato" w:cs="Lato" w:eastAsia="Lato" w:hAnsi="Lato"/>
          <w:sz w:val="22"/>
          <w:szCs w:val="22"/>
        </w:rPr>
      </w:pPr>
      <w:r w:rsidDel="00000000" w:rsidR="00000000" w:rsidRPr="00000000">
        <w:rPr>
          <w:rFonts w:ascii="Century Gothic" w:cs="Century Gothic" w:eastAsia="Century Gothic" w:hAnsi="Century Gothic"/>
          <w:color w:val="000000"/>
          <w:sz w:val="22"/>
          <w:szCs w:val="22"/>
          <w:rtl w:val="0"/>
        </w:rPr>
        <w:t xml:space="preserve">Durante estos meses se ha trabajado en el desarrollo del software destinado a facilitar la venta conjunta y la gestión interna del Food hub, a continuación, se describen los avances en base a las subacciones descritas en el proyecto original</w:t>
      </w: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AB">
      <w:pPr>
        <w:spacing w:line="276" w:lineRule="auto"/>
        <w:jc w:val="both"/>
        <w:rPr>
          <w:rFonts w:ascii="Lato" w:cs="Lato" w:eastAsia="Lato" w:hAnsi="Lato"/>
          <w:sz w:val="22"/>
          <w:szCs w:val="22"/>
        </w:rPr>
      </w:pPr>
      <w:r w:rsidDel="00000000" w:rsidR="00000000" w:rsidRPr="00000000">
        <w:rPr>
          <w:rtl w:val="0"/>
        </w:rPr>
      </w:r>
    </w:p>
    <w:p w:rsidR="00000000" w:rsidDel="00000000" w:rsidP="00000000" w:rsidRDefault="00000000" w:rsidRPr="00000000" w14:paraId="000000AC">
      <w:pPr>
        <w:spacing w:line="276" w:lineRule="auto"/>
        <w:jc w:val="both"/>
        <w:rPr>
          <w:rFonts w:ascii="Lato" w:cs="Lato" w:eastAsia="Lato" w:hAnsi="Lato"/>
          <w:b w:val="1"/>
          <w:i w:val="1"/>
          <w:sz w:val="22"/>
          <w:szCs w:val="22"/>
        </w:rPr>
      </w:pPr>
      <w:r w:rsidDel="00000000" w:rsidR="00000000" w:rsidRPr="00000000">
        <w:rPr>
          <w:rFonts w:ascii="Lato" w:cs="Lato" w:eastAsia="Lato" w:hAnsi="Lato"/>
          <w:b w:val="1"/>
          <w:i w:val="1"/>
          <w:sz w:val="22"/>
          <w:szCs w:val="22"/>
          <w:rtl w:val="0"/>
        </w:rPr>
        <w:t xml:space="preserve">1.1. Definición de requerimientos por parte de los</w:t>
      </w:r>
      <w:r w:rsidDel="00000000" w:rsidR="00000000" w:rsidRPr="00000000">
        <w:rPr>
          <w:rFonts w:ascii="Lato" w:cs="Lato" w:eastAsia="Lato" w:hAnsi="Lato"/>
          <w:b w:val="1"/>
          <w:i w:val="1"/>
          <w:sz w:val="22"/>
          <w:szCs w:val="22"/>
          <w:rtl w:val="0"/>
        </w:rPr>
        <w:t xml:space="preserve"> proyectos locales</w:t>
      </w:r>
      <w:r w:rsidDel="00000000" w:rsidR="00000000" w:rsidRPr="00000000">
        <w:rPr>
          <w:rtl w:val="0"/>
        </w:rPr>
      </w:r>
    </w:p>
    <w:p w:rsidR="00000000" w:rsidDel="00000000" w:rsidP="00000000" w:rsidRDefault="00000000" w:rsidRPr="00000000" w14:paraId="000000AD">
      <w:pPr>
        <w:spacing w:after="24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E">
      <w:pPr>
        <w:spacing w:after="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ya se describió en el informe intermedio, el mapeo exhaustivo de necesidades y la posterior definición de requerimientos técnicos y funcionalidades a desarrollar fue especialmente intensa d</w:t>
      </w:r>
      <w:r w:rsidDel="00000000" w:rsidR="00000000" w:rsidRPr="00000000">
        <w:rPr>
          <w:rFonts w:ascii="Century Gothic" w:cs="Century Gothic" w:eastAsia="Century Gothic" w:hAnsi="Century Gothic"/>
          <w:sz w:val="22"/>
          <w:szCs w:val="22"/>
          <w:rtl w:val="0"/>
        </w:rPr>
        <w:t xml:space="preserve">urante los meses de Enero y Febrero. Con el fin de profundizar en lo anteriormente recabado y conocer las necesidades concretas,  se llevaron a cabo reuniones online con todos los Food Hubs participantes (Vallaecolid, MadridKM0, Tierra y Libertad, Ecotira, Ekoalde, Ecocomedores de Galicia, Ecojerte, Subbética Ecológica) a partir de una serie de preguntas ampliadas. Ver Anexo II). Para realizar un diagnóstico en profundidad y vincularlo al desarrollo del software empleó la metodología y notación BPMN (Business Process Modeling and Notation). </w:t>
      </w:r>
    </w:p>
    <w:p w:rsidR="00000000" w:rsidDel="00000000" w:rsidP="00000000" w:rsidRDefault="00000000" w:rsidRPr="00000000" w14:paraId="000000AF">
      <w:pPr>
        <w:spacing w:after="240" w:line="276"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sz w:val="22"/>
          <w:szCs w:val="22"/>
          <w:rtl w:val="0"/>
        </w:rPr>
        <w:t xml:space="preserve">Durante estos últimos meses de proyecto se ha continuado avanzando junto con los FHS en la mejora de la versión “Hub tipo mercado” (Personas productoras que se agrupan en un HUB pero venden con CIF propio) y se ha avanzado también en la versión “Hub tipo Cooperativa” (Es el HUB el que vende bajo un CIF unificado). La versión “Hub tipo mercado” de POD está más avanzada y la versión “Hub tipo Cooperativa” </w:t>
      </w:r>
      <w:r w:rsidDel="00000000" w:rsidR="00000000" w:rsidRPr="00000000">
        <w:rPr>
          <w:rFonts w:ascii="Century Gothic" w:cs="Century Gothic" w:eastAsia="Century Gothic" w:hAnsi="Century Gothic"/>
          <w:sz w:val="22"/>
          <w:szCs w:val="22"/>
          <w:rtl w:val="0"/>
        </w:rPr>
        <w:t xml:space="preserve">aún necesita tiempo, trabajo y financiación para poder ofrecer todas las funcionalidades que han sido definidas desde los FHS. </w:t>
      </w:r>
      <w:r w:rsidDel="00000000" w:rsidR="00000000" w:rsidRPr="00000000">
        <w:rPr>
          <w:rtl w:val="0"/>
        </w:rPr>
      </w:r>
    </w:p>
    <w:p w:rsidR="00000000" w:rsidDel="00000000" w:rsidP="00000000" w:rsidRDefault="00000000" w:rsidRPr="00000000" w14:paraId="000000B0">
      <w:pPr>
        <w:spacing w:line="276" w:lineRule="auto"/>
        <w:rPr>
          <w:rFonts w:ascii="Lato" w:cs="Lato" w:eastAsia="Lato" w:hAnsi="Lato"/>
          <w:b w:val="1"/>
          <w:i w:val="1"/>
          <w:color w:val="ff0000"/>
          <w:sz w:val="22"/>
          <w:szCs w:val="22"/>
        </w:rPr>
      </w:pPr>
      <w:r w:rsidDel="00000000" w:rsidR="00000000" w:rsidRPr="00000000">
        <w:rPr>
          <w:rtl w:val="0"/>
        </w:rPr>
      </w:r>
    </w:p>
    <w:p w:rsidR="00000000" w:rsidDel="00000000" w:rsidP="00000000" w:rsidRDefault="00000000" w:rsidRPr="00000000" w14:paraId="000000B1">
      <w:pPr>
        <w:spacing w:line="276" w:lineRule="auto"/>
        <w:rPr>
          <w:rFonts w:ascii="Lato" w:cs="Lato" w:eastAsia="Lato" w:hAnsi="Lato"/>
          <w:b w:val="1"/>
          <w:i w:val="1"/>
          <w:sz w:val="22"/>
          <w:szCs w:val="22"/>
        </w:rPr>
      </w:pPr>
      <w:r w:rsidDel="00000000" w:rsidR="00000000" w:rsidRPr="00000000">
        <w:rPr>
          <w:rFonts w:ascii="Lato" w:cs="Lato" w:eastAsia="Lato" w:hAnsi="Lato"/>
          <w:b w:val="1"/>
          <w:i w:val="1"/>
          <w:sz w:val="22"/>
          <w:szCs w:val="22"/>
          <w:rtl w:val="0"/>
        </w:rPr>
        <w:t xml:space="preserve">1.2. Definición de los criterios de acceso y comercialización de la herramienta.</w:t>
      </w:r>
    </w:p>
    <w:p w:rsidR="00000000" w:rsidDel="00000000" w:rsidP="00000000" w:rsidRDefault="00000000" w:rsidRPr="00000000" w14:paraId="000000B2">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3">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definición del modelo de gobernanza ha sido una de las actividades principales durante los últimos meses de proyectos.</w:t>
      </w:r>
    </w:p>
    <w:p w:rsidR="00000000" w:rsidDel="00000000" w:rsidP="00000000" w:rsidRDefault="00000000" w:rsidRPr="00000000" w14:paraId="000000B4">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han mantenido reuniones internas y con los Hubs, consultado con personas expertas y redactado un informe que se entrega junto con este documento. El informe “Resumen sobre el modelo de Gobernanza de GIASAT” aborda los principales hitos desarrollados durante los 12 meses de proyectos, las principales conclusiones y unas acciones de mejora que esperamos puedan guiar el trabajo a desarrollar en los próximos meses. </w:t>
      </w:r>
    </w:p>
    <w:p w:rsidR="00000000" w:rsidDel="00000000" w:rsidP="00000000" w:rsidRDefault="00000000" w:rsidRPr="00000000" w14:paraId="000000B5">
      <w:pPr>
        <w:spacing w:line="276" w:lineRule="auto"/>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B6">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B7">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B8">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B9">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BA">
      <w:pPr>
        <w:spacing w:line="276" w:lineRule="auto"/>
        <w:rPr>
          <w:rFonts w:ascii="Lato" w:cs="Lato" w:eastAsia="Lato" w:hAnsi="Lato"/>
          <w:b w:val="1"/>
          <w:i w:val="1"/>
          <w:sz w:val="22"/>
          <w:szCs w:val="22"/>
        </w:rPr>
      </w:pPr>
      <w:r w:rsidDel="00000000" w:rsidR="00000000" w:rsidRPr="00000000">
        <w:rPr>
          <w:rFonts w:ascii="Lato" w:cs="Lato" w:eastAsia="Lato" w:hAnsi="Lato"/>
          <w:b w:val="1"/>
          <w:i w:val="1"/>
          <w:sz w:val="22"/>
          <w:szCs w:val="22"/>
          <w:rtl w:val="0"/>
        </w:rPr>
        <w:t xml:space="preserve">1.3. Programación de funcionalidades ampliadas para la herramienta </w:t>
      </w:r>
      <w:r w:rsidDel="00000000" w:rsidR="00000000" w:rsidRPr="00000000">
        <w:rPr>
          <w:rFonts w:ascii="Lato" w:cs="Lato" w:eastAsia="Lato" w:hAnsi="Lato"/>
          <w:b w:val="1"/>
          <w:i w:val="1"/>
          <w:sz w:val="22"/>
          <w:szCs w:val="22"/>
          <w:rtl w:val="0"/>
        </w:rPr>
        <w:t xml:space="preserve">tecnológica (software). </w:t>
      </w:r>
      <w:r w:rsidDel="00000000" w:rsidR="00000000" w:rsidRPr="00000000">
        <w:rPr>
          <w:rtl w:val="0"/>
        </w:rPr>
      </w:r>
    </w:p>
    <w:p w:rsidR="00000000" w:rsidDel="00000000" w:rsidP="00000000" w:rsidRDefault="00000000" w:rsidRPr="00000000" w14:paraId="000000BB">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B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ya se comentó en el informe intermedio la definición de estas funcionalidades ha sido un proceso complejo y continuo, ya que se presentan los siguientes escenarios: </w:t>
      </w:r>
    </w:p>
    <w:p w:rsidR="00000000" w:rsidDel="00000000" w:rsidP="00000000" w:rsidRDefault="00000000" w:rsidRPr="00000000" w14:paraId="000000BD">
      <w:pPr>
        <w:numPr>
          <w:ilvl w:val="0"/>
          <w:numId w:val="8"/>
        </w:numPr>
        <w:spacing w:line="276" w:lineRule="auto"/>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Aquellos FHS que integran el software en sus procesos, detectan durante el proceso natural de iteración de un proyecto de I+D+i, mejoras, modificaciones y adaptaciones que no estaban previstas y que hay que abordar para garantizar el nivel de especialización y especificidad que los FHS esperan de este tipo de tecnología.</w:t>
      </w:r>
    </w:p>
    <w:p w:rsidR="00000000" w:rsidDel="00000000" w:rsidP="00000000" w:rsidRDefault="00000000" w:rsidRPr="00000000" w14:paraId="000000BE">
      <w:pPr>
        <w:numPr>
          <w:ilvl w:val="0"/>
          <w:numId w:val="8"/>
        </w:numPr>
        <w:spacing w:line="276" w:lineRule="auto"/>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Aquellos FHS que tienen un mayor grado de madurez tienen,  en algunos casos, sistemas operativos o soluciones digitales implementados y para llevar a cabo una transición a otro sistema, necesitan o bien interoperabilidad entre sus herramientas actuales y el software propuesto, o mejoras, adaptaciones y nuevos desarrollos en la herramienta digital.</w:t>
      </w:r>
    </w:p>
    <w:p w:rsidR="00000000" w:rsidDel="00000000" w:rsidP="00000000" w:rsidRDefault="00000000" w:rsidRPr="00000000" w14:paraId="000000BF">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0">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Las principales novedades con respecto a los avances realizados pueden encontrarse en </w:t>
      </w:r>
      <w:hyperlink r:id="rId10">
        <w:r w:rsidDel="00000000" w:rsidR="00000000" w:rsidRPr="00000000">
          <w:rPr>
            <w:rFonts w:ascii="Century Gothic" w:cs="Century Gothic" w:eastAsia="Century Gothic" w:hAnsi="Century Gothic"/>
            <w:color w:val="1155cc"/>
            <w:sz w:val="22"/>
            <w:szCs w:val="22"/>
            <w:u w:val="single"/>
            <w:rtl w:val="0"/>
          </w:rPr>
          <w:t xml:space="preserve">el siguiente documento</w:t>
        </w:r>
      </w:hyperlink>
      <w:r w:rsidDel="00000000" w:rsidR="00000000" w:rsidRPr="00000000">
        <w:rPr>
          <w:rFonts w:ascii="Century Gothic" w:cs="Century Gothic" w:eastAsia="Century Gothic" w:hAnsi="Century Gothic"/>
          <w:sz w:val="22"/>
          <w:szCs w:val="22"/>
          <w:rtl w:val="0"/>
        </w:rPr>
        <w:t xml:space="preserve">. </w:t>
      </w:r>
      <w:r w:rsidDel="00000000" w:rsidR="00000000" w:rsidRPr="00000000">
        <w:rPr>
          <w:rtl w:val="0"/>
        </w:rPr>
      </w:r>
    </w:p>
    <w:p w:rsidR="00000000" w:rsidDel="00000000" w:rsidP="00000000" w:rsidRDefault="00000000" w:rsidRPr="00000000" w14:paraId="000000C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2">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3">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Integraciones con programas de gestión interna (ERP)</w:t>
      </w:r>
    </w:p>
    <w:p w:rsidR="00000000" w:rsidDel="00000000" w:rsidP="00000000" w:rsidRDefault="00000000" w:rsidRPr="00000000" w14:paraId="000000C4">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 ha sido la integración que más problemas está dando ya que algunos de los diferentes proyectos ya tienen programas de ERP que resuelven problemas parciales de su gestión, pero que no dan la solución integral que necesitan. </w:t>
      </w:r>
    </w:p>
    <w:p w:rsidR="00000000" w:rsidDel="00000000" w:rsidP="00000000" w:rsidRDefault="00000000" w:rsidRPr="00000000" w14:paraId="000000C5">
      <w:pPr>
        <w:spacing w:line="276"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sz w:val="22"/>
          <w:szCs w:val="22"/>
          <w:rtl w:val="0"/>
        </w:rPr>
        <w:t xml:space="preserve">Las principales novedades al respecto durante los últimos meses son las siguientes: </w:t>
      </w:r>
      <w:r w:rsidDel="00000000" w:rsidR="00000000" w:rsidRPr="00000000">
        <w:rPr>
          <w:rtl w:val="0"/>
        </w:rPr>
      </w:r>
    </w:p>
    <w:p w:rsidR="00000000" w:rsidDel="00000000" w:rsidP="00000000" w:rsidRDefault="00000000" w:rsidRPr="00000000" w14:paraId="000000C6">
      <w:pPr>
        <w:numPr>
          <w:ilvl w:val="0"/>
          <w:numId w:val="12"/>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Integración con módulos de facturación y contabilidad de Software DelSol: Esta integración está en proceso de desarrollo ya que es la solución de gestión más extendida en el ecosistema de food hubs sostenibles y proyectos que operan en canales cortos de comercialización. </w:t>
      </w:r>
      <w:r w:rsidDel="00000000" w:rsidR="00000000" w:rsidRPr="00000000">
        <w:rPr>
          <w:rFonts w:ascii="Century Gothic" w:cs="Century Gothic" w:eastAsia="Century Gothic" w:hAnsi="Century Gothic"/>
          <w:color w:val="ff0000"/>
          <w:sz w:val="22"/>
          <w:szCs w:val="22"/>
          <w:rtl w:val="0"/>
        </w:rPr>
        <w:t xml:space="preserve"> </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Integración con sistema de facturación y contabilidad de Holded: A día de hoy, Holded no ha mostrado interés en formar parte del proceso haciendo concesiones en precios y lo único que ofrecen es utilizar sus licencias al precio de mercado y que este servicio sea un servicio complementario cuya cuota debería de ser abonada por los food hubs. </w:t>
      </w:r>
    </w:p>
    <w:p w:rsidR="00000000" w:rsidDel="00000000" w:rsidP="00000000" w:rsidRDefault="00000000" w:rsidRPr="00000000" w14:paraId="000000C8">
      <w:pPr>
        <w:spacing w:line="276"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ff0000"/>
          <w:sz w:val="22"/>
          <w:szCs w:val="22"/>
          <w:rtl w:val="0"/>
        </w:rPr>
        <w:t xml:space="preserve"> </w:t>
      </w:r>
      <w:r w:rsidDel="00000000" w:rsidR="00000000" w:rsidRPr="00000000">
        <w:rPr>
          <w:rtl w:val="0"/>
        </w:rPr>
      </w:r>
    </w:p>
    <w:p w:rsidR="00000000" w:rsidDel="00000000" w:rsidP="00000000" w:rsidRDefault="00000000" w:rsidRPr="00000000" w14:paraId="000000C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Integración con enrutador y optimizador de rutas: SmartMonkey</w:t>
      </w:r>
      <w:r w:rsidDel="00000000" w:rsidR="00000000" w:rsidRPr="00000000">
        <w:rPr>
          <w:rtl w:val="0"/>
        </w:rPr>
      </w:r>
    </w:p>
    <w:p w:rsidR="00000000" w:rsidDel="00000000" w:rsidP="00000000" w:rsidRDefault="00000000" w:rsidRPr="00000000" w14:paraId="000000CA">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Actualmente, se está trabajando en un proceso de negociación con SmartMonkey para poder ofrecer cuotas más asumibles de sus servicios a través de Plant on Demand.</w:t>
      </w:r>
    </w:p>
    <w:p w:rsidR="00000000" w:rsidDel="00000000" w:rsidP="00000000" w:rsidRDefault="00000000" w:rsidRPr="00000000" w14:paraId="000000CB">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C">
      <w:pPr>
        <w:spacing w:line="276" w:lineRule="auto"/>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1.4. Implementación y evaluación continua de la</w:t>
      </w:r>
      <w:r w:rsidDel="00000000" w:rsidR="00000000" w:rsidRPr="00000000">
        <w:rPr>
          <w:rFonts w:ascii="Century Gothic" w:cs="Century Gothic" w:eastAsia="Century Gothic" w:hAnsi="Century Gothic"/>
          <w:b w:val="1"/>
          <w:i w:val="1"/>
          <w:sz w:val="22"/>
          <w:szCs w:val="22"/>
          <w:rtl w:val="0"/>
        </w:rPr>
        <w:t xml:space="preserve"> herramienta </w:t>
      </w:r>
      <w:r w:rsidDel="00000000" w:rsidR="00000000" w:rsidRPr="00000000">
        <w:rPr>
          <w:rtl w:val="0"/>
        </w:rPr>
      </w:r>
    </w:p>
    <w:p w:rsidR="00000000" w:rsidDel="00000000" w:rsidP="00000000" w:rsidRDefault="00000000" w:rsidRPr="00000000" w14:paraId="000000CD">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E">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fecha prevista para la implementación del uso de la herramienta (Marzo 2021) se vió  alterada por la necesidad de generar dos modelos de venta diferenciados (hub tipo mercado y hub cooperativo). Además, los debates en torno a la gobernanza y los propios procesos que atraviesan los hubs están condicionando el uso de la herramienta.</w:t>
      </w:r>
    </w:p>
    <w:p w:rsidR="00000000" w:rsidDel="00000000" w:rsidP="00000000" w:rsidRDefault="00000000" w:rsidRPr="00000000" w14:paraId="000000CF">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0">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el marco del proyecto la herramienta </w:t>
      </w:r>
      <w:r w:rsidDel="00000000" w:rsidR="00000000" w:rsidRPr="00000000">
        <w:rPr>
          <w:rFonts w:ascii="Century Gothic" w:cs="Century Gothic" w:eastAsia="Century Gothic" w:hAnsi="Century Gothic"/>
          <w:b w:val="1"/>
          <w:sz w:val="22"/>
          <w:szCs w:val="22"/>
          <w:rtl w:val="0"/>
        </w:rPr>
        <w:t xml:space="preserve">ha sido implementada con éxito por</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b w:val="1"/>
          <w:sz w:val="22"/>
          <w:szCs w:val="22"/>
          <w:rtl w:val="0"/>
        </w:rPr>
        <w:t xml:space="preserve">Ecotira, Ecojerte, la agrupación Terra i Xufa, la Asociación de desarrollo rural Mariñas Coruñesas e Terras do Mandeo, Ecojerte </w:t>
      </w:r>
      <w:r w:rsidDel="00000000" w:rsidR="00000000" w:rsidRPr="00000000">
        <w:rPr>
          <w:rFonts w:ascii="Century Gothic" w:cs="Century Gothic" w:eastAsia="Century Gothic" w:hAnsi="Century Gothic"/>
          <w:sz w:val="22"/>
          <w:szCs w:val="22"/>
          <w:rtl w:val="0"/>
        </w:rPr>
        <w:t xml:space="preserve">y numerosos proyectos de productores y productoras que venden a nivel individual, grupo para el que la tecnología cubre todas las necesidades y tiene un mayor grado de madurez.  </w:t>
      </w:r>
    </w:p>
    <w:p w:rsidR="00000000" w:rsidDel="00000000" w:rsidP="00000000" w:rsidRDefault="00000000" w:rsidRPr="00000000" w14:paraId="000000D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Algunos proyectos están trabajando junto con POD en la revisión de las funcionalidades previstas con el fin de que el lanzamiento en fase alfa sea lo más acertado posible. De esta manera tienen previsto implementarla en los próximos meses: </w:t>
      </w:r>
    </w:p>
    <w:p w:rsidR="00000000" w:rsidDel="00000000" w:rsidP="00000000" w:rsidRDefault="00000000" w:rsidRPr="00000000" w14:paraId="000000D3">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4">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Madridkm0</w:t>
      </w:r>
      <w:r w:rsidDel="00000000" w:rsidR="00000000" w:rsidRPr="00000000">
        <w:rPr>
          <w:rFonts w:ascii="Century Gothic" w:cs="Century Gothic" w:eastAsia="Century Gothic" w:hAnsi="Century Gothic"/>
          <w:sz w:val="22"/>
          <w:szCs w:val="22"/>
          <w:rtl w:val="0"/>
        </w:rPr>
        <w:t xml:space="preserve">: Aún no tienen la fecha definitiva de implementación pero será en el primer trimestre del 2022. Este retraso se ha debido principalmente al retraso en la creación de la distribuidora. </w:t>
      </w:r>
    </w:p>
    <w:p w:rsidR="00000000" w:rsidDel="00000000" w:rsidP="00000000" w:rsidRDefault="00000000" w:rsidRPr="00000000" w14:paraId="000000D5">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6">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VallaEcolid</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rtl w:val="0"/>
        </w:rPr>
        <w:t xml:space="preserve">empezará a utilizarla definitivamente a partir de enero de 2022, con una cuenta individual inicialmente para luego poder migrar a una tipo cooperativa cuando las productoras y productores estén más implicados.</w:t>
      </w:r>
    </w:p>
    <w:p w:rsidR="00000000" w:rsidDel="00000000" w:rsidP="00000000" w:rsidRDefault="00000000" w:rsidRPr="00000000" w14:paraId="000000D7">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8">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Eco comedores Canarias</w:t>
      </w:r>
      <w:r w:rsidDel="00000000" w:rsidR="00000000" w:rsidRPr="00000000">
        <w:rPr>
          <w:rFonts w:ascii="Century Gothic" w:cs="Century Gothic" w:eastAsia="Century Gothic" w:hAnsi="Century Gothic"/>
          <w:sz w:val="22"/>
          <w:szCs w:val="22"/>
          <w:rtl w:val="0"/>
        </w:rPr>
        <w:t xml:space="preserve">: Están pendientes de trámites burocráticos ligados a la licitación de los servicios y todavía existe un cierto grado de incertidumbre al respecto de los plazos de implementación. Plant on demand está trabajando de manera estrecha con las personas responsables con el fin de agilizar los trámites. </w:t>
      </w:r>
    </w:p>
    <w:p w:rsidR="00000000" w:rsidDel="00000000" w:rsidP="00000000" w:rsidRDefault="00000000" w:rsidRPr="00000000" w14:paraId="000000D9">
      <w:pPr>
        <w:spacing w:line="276" w:lineRule="auto"/>
        <w:jc w:val="both"/>
        <w:rPr>
          <w:rFonts w:ascii="Century Gothic" w:cs="Century Gothic" w:eastAsia="Century Gothic" w:hAnsi="Century Gothic"/>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DA">
      <w:pPr>
        <w:spacing w:line="276" w:lineRule="auto"/>
        <w:jc w:val="both"/>
        <w:rPr>
          <w:rFonts w:ascii="Century Gothic" w:cs="Century Gothic" w:eastAsia="Century Gothic" w:hAnsi="Century Gothic"/>
          <w:sz w:val="22"/>
          <w:szCs w:val="22"/>
        </w:rPr>
      </w:pPr>
      <w:bookmarkStart w:colFirst="0" w:colLast="0" w:name="_heading=h.h9csi145qm5" w:id="1"/>
      <w:bookmarkEnd w:id="1"/>
      <w:r w:rsidDel="00000000" w:rsidR="00000000" w:rsidRPr="00000000">
        <w:rPr>
          <w:rFonts w:ascii="Century Gothic" w:cs="Century Gothic" w:eastAsia="Century Gothic" w:hAnsi="Century Gothic"/>
          <w:sz w:val="22"/>
          <w:szCs w:val="22"/>
          <w:rtl w:val="0"/>
        </w:rPr>
        <w:t xml:space="preserve">Además se está trabajando en el proceso de implementación con: Mincha, Tierra y Libertad y Biotrailla.</w:t>
      </w:r>
    </w:p>
    <w:p w:rsidR="00000000" w:rsidDel="00000000" w:rsidP="00000000" w:rsidRDefault="00000000" w:rsidRPr="00000000" w14:paraId="000000DB">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line="276" w:lineRule="auto"/>
        <w:ind w:left="0" w:firstLine="0"/>
        <w:rPr>
          <w:rFonts w:ascii="Century Gothic" w:cs="Century Gothic" w:eastAsia="Century Gothic" w:hAnsi="Century Gothic"/>
          <w:b w:val="1"/>
          <w:sz w:val="22"/>
          <w:szCs w:val="22"/>
          <w:u w:val="single"/>
        </w:rPr>
      </w:pPr>
      <w:r w:rsidDel="00000000" w:rsidR="00000000" w:rsidRPr="00000000">
        <w:rPr>
          <w:rFonts w:ascii="Century Gothic" w:cs="Century Gothic" w:eastAsia="Century Gothic" w:hAnsi="Century Gothic"/>
          <w:b w:val="1"/>
          <w:sz w:val="22"/>
          <w:szCs w:val="22"/>
          <w:u w:val="single"/>
          <w:rtl w:val="0"/>
        </w:rPr>
        <w:t xml:space="preserve">Principales conclusiones con respecto a la acción 1</w:t>
      </w:r>
    </w:p>
    <w:p w:rsidR="00000000" w:rsidDel="00000000" w:rsidP="00000000" w:rsidRDefault="00000000" w:rsidRPr="00000000" w14:paraId="000000DE">
      <w:pPr>
        <w:spacing w:line="276" w:lineRule="auto"/>
        <w:ind w:left="0" w:firstLine="0"/>
        <w:rPr>
          <w:rFonts w:ascii="Century Gothic" w:cs="Century Gothic" w:eastAsia="Century Gothic" w:hAnsi="Century Gothic"/>
          <w:b w:val="1"/>
          <w:sz w:val="22"/>
          <w:szCs w:val="22"/>
          <w:u w:val="single"/>
        </w:rPr>
      </w:pPr>
      <w:r w:rsidDel="00000000" w:rsidR="00000000" w:rsidRPr="00000000">
        <w:rPr>
          <w:rtl w:val="0"/>
        </w:rPr>
      </w:r>
    </w:p>
    <w:p w:rsidR="00000000" w:rsidDel="00000000" w:rsidP="00000000" w:rsidRDefault="00000000" w:rsidRPr="00000000" w14:paraId="000000DF">
      <w:pPr>
        <w:numPr>
          <w:ilvl w:val="0"/>
          <w:numId w:val="9"/>
        </w:numPr>
        <w:spacing w:line="276" w:lineRule="auto"/>
        <w:ind w:left="720" w:hanging="360"/>
        <w:rPr>
          <w:rFonts w:ascii="Arial" w:cs="Arial" w:eastAsia="Arial" w:hAnsi="Arial"/>
          <w:sz w:val="22"/>
          <w:szCs w:val="22"/>
          <w:u w:val="none"/>
        </w:rPr>
      </w:pPr>
      <w:r w:rsidDel="00000000" w:rsidR="00000000" w:rsidRPr="00000000">
        <w:rPr>
          <w:rFonts w:ascii="Century Gothic" w:cs="Century Gothic" w:eastAsia="Century Gothic" w:hAnsi="Century Gothic"/>
          <w:sz w:val="22"/>
          <w:szCs w:val="22"/>
          <w:rtl w:val="0"/>
        </w:rPr>
        <w:t xml:space="preserve">Aunque se explica con más detenimiento en el punto 7 hay que destacar que </w:t>
      </w:r>
      <w:r w:rsidDel="00000000" w:rsidR="00000000" w:rsidRPr="00000000">
        <w:rPr>
          <w:rFonts w:ascii="Century Gothic" w:cs="Century Gothic" w:eastAsia="Century Gothic" w:hAnsi="Century Gothic"/>
          <w:b w:val="1"/>
          <w:sz w:val="22"/>
          <w:szCs w:val="22"/>
          <w:rtl w:val="0"/>
        </w:rPr>
        <w:t xml:space="preserve">el grado de madurez de los FHS es aún muy bajo</w:t>
      </w:r>
      <w:r w:rsidDel="00000000" w:rsidR="00000000" w:rsidRPr="00000000">
        <w:rPr>
          <w:rFonts w:ascii="Century Gothic" w:cs="Century Gothic" w:eastAsia="Century Gothic" w:hAnsi="Century Gothic"/>
          <w:sz w:val="22"/>
          <w:szCs w:val="22"/>
          <w:rtl w:val="0"/>
        </w:rPr>
        <w:t xml:space="preserve"> y podemos concluir que todavía hace falta avanzar en aspectos fundamentales del modelo de negocio antes de focalizar tanto en herramientas concretas. </w:t>
      </w:r>
    </w:p>
    <w:p w:rsidR="00000000" w:rsidDel="00000000" w:rsidP="00000000" w:rsidRDefault="00000000" w:rsidRPr="00000000" w14:paraId="000000E0">
      <w:pPr>
        <w:numPr>
          <w:ilvl w:val="0"/>
          <w:numId w:val="9"/>
        </w:numPr>
        <w:spacing w:line="276" w:lineRule="auto"/>
        <w:ind w:left="720" w:hanging="360"/>
        <w:rPr>
          <w:rFonts w:ascii="Arial" w:cs="Arial" w:eastAsia="Arial" w:hAnsi="Arial"/>
          <w:sz w:val="22"/>
          <w:szCs w:val="22"/>
          <w:u w:val="none"/>
        </w:rPr>
      </w:pPr>
      <w:r w:rsidDel="00000000" w:rsidR="00000000" w:rsidRPr="00000000">
        <w:rPr>
          <w:rFonts w:ascii="Century Gothic" w:cs="Century Gothic" w:eastAsia="Century Gothic" w:hAnsi="Century Gothic"/>
          <w:sz w:val="22"/>
          <w:szCs w:val="22"/>
          <w:rtl w:val="0"/>
        </w:rPr>
        <w:t xml:space="preserve">Por otro lado hay que destacar que </w:t>
      </w:r>
      <w:r w:rsidDel="00000000" w:rsidR="00000000" w:rsidRPr="00000000">
        <w:rPr>
          <w:rFonts w:ascii="Century Gothic" w:cs="Century Gothic" w:eastAsia="Century Gothic" w:hAnsi="Century Gothic"/>
          <w:b w:val="1"/>
          <w:sz w:val="22"/>
          <w:szCs w:val="22"/>
          <w:rtl w:val="0"/>
        </w:rPr>
        <w:t xml:space="preserve">se  ha generado un nivel de expectativas demasiado alto en cuanto a los ritmos de desarrollo y a la accesibilidad</w:t>
      </w:r>
      <w:r w:rsidDel="00000000" w:rsidR="00000000" w:rsidRPr="00000000">
        <w:rPr>
          <w:rFonts w:ascii="Century Gothic" w:cs="Century Gothic" w:eastAsia="Century Gothic" w:hAnsi="Century Gothic"/>
          <w:sz w:val="22"/>
          <w:szCs w:val="22"/>
          <w:rtl w:val="0"/>
        </w:rPr>
        <w:t xml:space="preserve"> de las posibilidades que se podrían ofrecer desde el proyecto un “Ecosistema de Herramientas Digitales para Food Hubs Sostenibles” con la financiación que había disponible. Una parte importante de los recursos no se han dedicado al desarrollo si no que  han estado centrados en co-mapear las necesidades o problemas que pretenden abordar estas herramientas, co-idear las soluciones a estas necesidades o problemas, co-diseñar los prototipos, desarrollarlas, mantenerlas, iterarlas y mejorarlas. </w:t>
      </w:r>
    </w:p>
    <w:p w:rsidR="00000000" w:rsidDel="00000000" w:rsidP="00000000" w:rsidRDefault="00000000" w:rsidRPr="00000000" w14:paraId="000000E1">
      <w:pPr>
        <w:numPr>
          <w:ilvl w:val="0"/>
          <w:numId w:val="9"/>
        </w:numPr>
        <w:spacing w:line="276" w:lineRule="auto"/>
        <w:ind w:left="720" w:hanging="360"/>
        <w:rPr>
          <w:rFonts w:ascii="Arial" w:cs="Arial" w:eastAsia="Arial" w:hAnsi="Arial"/>
          <w:sz w:val="22"/>
          <w:szCs w:val="22"/>
          <w:u w:val="none"/>
        </w:rPr>
      </w:pPr>
      <w:r w:rsidDel="00000000" w:rsidR="00000000" w:rsidRPr="00000000">
        <w:rPr>
          <w:rFonts w:ascii="Century Gothic" w:cs="Century Gothic" w:eastAsia="Century Gothic" w:hAnsi="Century Gothic"/>
          <w:sz w:val="22"/>
          <w:szCs w:val="22"/>
          <w:rtl w:val="0"/>
        </w:rPr>
        <w:t xml:space="preserve">Por último s</w:t>
      </w:r>
      <w:r w:rsidDel="00000000" w:rsidR="00000000" w:rsidRPr="00000000">
        <w:rPr>
          <w:rFonts w:ascii="Century Gothic" w:cs="Century Gothic" w:eastAsia="Century Gothic" w:hAnsi="Century Gothic"/>
          <w:b w:val="1"/>
          <w:sz w:val="22"/>
          <w:szCs w:val="22"/>
          <w:rtl w:val="0"/>
        </w:rPr>
        <w:t xml:space="preserve">e ha detectado la necesidad de establecer un nuevo planteamiento en las tarifas del servicio </w:t>
      </w:r>
      <w:r w:rsidDel="00000000" w:rsidR="00000000" w:rsidRPr="00000000">
        <w:rPr>
          <w:rFonts w:ascii="Century Gothic" w:cs="Century Gothic" w:eastAsia="Century Gothic" w:hAnsi="Century Gothic"/>
          <w:sz w:val="22"/>
          <w:szCs w:val="22"/>
          <w:rtl w:val="0"/>
        </w:rPr>
        <w:t xml:space="preserve">que sean responsables con la sostenibilidad del desarrollo y mantenimiento de la herramienta, y no sólo con las capacidades de inversión de l</w:t>
      </w:r>
      <w:r w:rsidDel="00000000" w:rsidR="00000000" w:rsidRPr="00000000">
        <w:rPr>
          <w:rFonts w:ascii="Century Gothic" w:cs="Century Gothic" w:eastAsia="Century Gothic" w:hAnsi="Century Gothic"/>
          <w:sz w:val="22"/>
          <w:szCs w:val="22"/>
          <w:rtl w:val="0"/>
        </w:rPr>
        <w:t xml:space="preserve">os </w:t>
      </w:r>
      <w:r w:rsidDel="00000000" w:rsidR="00000000" w:rsidRPr="00000000">
        <w:rPr>
          <w:rFonts w:ascii="Century Gothic" w:cs="Century Gothic" w:eastAsia="Century Gothic" w:hAnsi="Century Gothic"/>
          <w:sz w:val="22"/>
          <w:szCs w:val="22"/>
          <w:rtl w:val="0"/>
        </w:rPr>
        <w:t xml:space="preserve">FHS. En esta etapa inicial de digitalización en la que hay pocos proyectos usuarios es necesario encontrar vías alternativas de financiación que permitan continuar los desarrollos y proponer condiciones económicas por debajo de los precios de mercado y de coste de desarrollo y mantenimiento  sin comprometer la viabilidad económica de Plan on demand. </w:t>
      </w:r>
    </w:p>
    <w:p w:rsidR="00000000" w:rsidDel="00000000" w:rsidP="00000000" w:rsidRDefault="00000000" w:rsidRPr="00000000" w14:paraId="000000E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spacing w:line="276" w:lineRule="auto"/>
        <w:jc w:val="both"/>
        <w:rPr>
          <w:rFonts w:ascii="Lato" w:cs="Lato" w:eastAsia="Lato" w:hAnsi="Lato"/>
          <w:sz w:val="22"/>
          <w:szCs w:val="22"/>
        </w:rPr>
      </w:pPr>
      <w:bookmarkStart w:colFirst="0" w:colLast="0" w:name="_heading=h.bxgh7cbcas8k" w:id="2"/>
      <w:bookmarkEnd w:id="2"/>
      <w:r w:rsidDel="00000000" w:rsidR="00000000" w:rsidRPr="00000000">
        <w:rPr>
          <w:rFonts w:ascii="Lato" w:cs="Lato" w:eastAsia="Lato" w:hAnsi="Lato"/>
          <w:b w:val="1"/>
          <w:sz w:val="22"/>
          <w:szCs w:val="22"/>
          <w:rtl w:val="0"/>
        </w:rPr>
        <w:t xml:space="preserve">ACCIÓN 2. DINAMIZACIÓN DE ESPACIOS DE INTERCAMBIO Y TRABAJO EN RED EN TORNO A LA GESTIÓN INTEGRAL AGROECOLÓGICA de FOOD HUBS SOSTENIBLES</w:t>
      </w:r>
      <w:r w:rsidDel="00000000" w:rsidR="00000000" w:rsidRPr="00000000">
        <w:rPr>
          <w:rtl w:val="0"/>
        </w:rPr>
      </w:r>
    </w:p>
    <w:p w:rsidR="00000000" w:rsidDel="00000000" w:rsidP="00000000" w:rsidRDefault="00000000" w:rsidRPr="00000000" w14:paraId="000000E5">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6">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actividad de GIASAT durante estos primeros meses de proyecto ha sido bastante frenética. Junto con el seguimiento y puesta en marcha de este proyecto se ha trabajado en la definición de un modelo de gobernanza interno. La búsqueda de financiación paralela y la coordinación del espacio lanzadera nos han mantenido ocupadas durante estos meses. </w:t>
      </w:r>
    </w:p>
    <w:p w:rsidR="00000000" w:rsidDel="00000000" w:rsidP="00000000" w:rsidRDefault="00000000" w:rsidRPr="00000000" w14:paraId="000000E7">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8">
      <w:pPr>
        <w:spacing w:line="276" w:lineRule="auto"/>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2.1. Coordinación interna del grupo GIASAT </w:t>
      </w:r>
    </w:p>
    <w:p w:rsidR="00000000" w:rsidDel="00000000" w:rsidP="00000000" w:rsidRDefault="00000000" w:rsidRPr="00000000" w14:paraId="000000E9">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A">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estos últimos meses se han seguido manteniendo reuniones periódicas de coordinación para continuar avanzando en las acciones descritas en el proyecto, la  búsqueda de financiación y el diseño de actividades conjuntas.</w:t>
      </w:r>
    </w:p>
    <w:p w:rsidR="00000000" w:rsidDel="00000000" w:rsidP="00000000" w:rsidRDefault="00000000" w:rsidRPr="00000000" w14:paraId="000000E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Algunas de las tareas más destacadas han sido:</w:t>
      </w:r>
    </w:p>
    <w:p w:rsidR="00000000" w:rsidDel="00000000" w:rsidP="00000000" w:rsidRDefault="00000000" w:rsidRPr="00000000" w14:paraId="000000EC">
      <w:pPr>
        <w:spacing w:line="276"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ED">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La ejecución del proyecto</w:t>
      </w:r>
      <w:r w:rsidDel="00000000" w:rsidR="00000000" w:rsidRPr="00000000">
        <w:rPr>
          <w:rFonts w:ascii="Century Gothic" w:cs="Century Gothic" w:eastAsia="Century Gothic" w:hAnsi="Century Gothic"/>
          <w:sz w:val="22"/>
          <w:szCs w:val="22"/>
          <w:rtl w:val="0"/>
        </w:rPr>
        <w:t xml:space="preserve"> “Ecosistema de herramientas para Food hubs sostenibles”. Esto ha supuesto coordinar las distintas acciones y seguir trabajando junto a Tándem Social en la evaluación de impacto. Esta información se amplía en el punto 8.  </w:t>
      </w:r>
    </w:p>
    <w:p w:rsidR="00000000" w:rsidDel="00000000" w:rsidP="00000000" w:rsidRDefault="00000000" w:rsidRPr="00000000" w14:paraId="000000EE">
      <w:pPr>
        <w:spacing w:line="276" w:lineRule="auto"/>
        <w:jc w:val="both"/>
        <w:rPr>
          <w:rFonts w:ascii="Century Gothic" w:cs="Century Gothic" w:eastAsia="Century Gothic" w:hAnsi="Century Gothic"/>
          <w:b w:val="1"/>
          <w:i w:val="1"/>
          <w:sz w:val="22"/>
          <w:szCs w:val="22"/>
        </w:rPr>
      </w:pPr>
      <w:r w:rsidDel="00000000" w:rsidR="00000000" w:rsidRPr="00000000">
        <w:rPr>
          <w:rtl w:val="0"/>
        </w:rPr>
      </w:r>
    </w:p>
    <w:p w:rsidR="00000000" w:rsidDel="00000000" w:rsidP="00000000" w:rsidRDefault="00000000" w:rsidRPr="00000000" w14:paraId="000000EF">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w:t>
      </w:r>
      <w:r w:rsidDel="00000000" w:rsidR="00000000" w:rsidRPr="00000000">
        <w:rPr>
          <w:rFonts w:ascii="Century Gothic" w:cs="Century Gothic" w:eastAsia="Century Gothic" w:hAnsi="Century Gothic"/>
          <w:b w:val="1"/>
          <w:sz w:val="22"/>
          <w:szCs w:val="22"/>
          <w:rtl w:val="0"/>
        </w:rPr>
        <w:t xml:space="preserve">búsqueda de financiación</w:t>
      </w:r>
      <w:r w:rsidDel="00000000" w:rsidR="00000000" w:rsidRPr="00000000">
        <w:rPr>
          <w:rFonts w:ascii="Century Gothic" w:cs="Century Gothic" w:eastAsia="Century Gothic" w:hAnsi="Century Gothic"/>
          <w:sz w:val="22"/>
          <w:szCs w:val="22"/>
          <w:rtl w:val="0"/>
        </w:rPr>
        <w:t xml:space="preserve"> que permita la continuidad del proyecto. Esta información se amplía en el apartado 10.</w:t>
      </w:r>
    </w:p>
    <w:p w:rsidR="00000000" w:rsidDel="00000000" w:rsidP="00000000" w:rsidRDefault="00000000" w:rsidRPr="00000000" w14:paraId="000000F0">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w:t>
      </w:r>
      <w:r w:rsidDel="00000000" w:rsidR="00000000" w:rsidRPr="00000000">
        <w:rPr>
          <w:rFonts w:ascii="Century Gothic" w:cs="Century Gothic" w:eastAsia="Century Gothic" w:hAnsi="Century Gothic"/>
          <w:b w:val="1"/>
          <w:sz w:val="22"/>
          <w:szCs w:val="22"/>
          <w:rtl w:val="0"/>
        </w:rPr>
        <w:t xml:space="preserve">coordinación del espacio lanzadera</w:t>
      </w:r>
      <w:r w:rsidDel="00000000" w:rsidR="00000000" w:rsidRPr="00000000">
        <w:rPr>
          <w:rFonts w:ascii="Century Gothic" w:cs="Century Gothic" w:eastAsia="Century Gothic" w:hAnsi="Century Gothic"/>
          <w:sz w:val="22"/>
          <w:szCs w:val="22"/>
          <w:rtl w:val="0"/>
        </w:rPr>
        <w:t xml:space="preserve"> que ha permitido seguir ampliando la red de contactos y la visibilidad del proyecto a nivel estatal. </w:t>
      </w:r>
    </w:p>
    <w:p w:rsidR="00000000" w:rsidDel="00000000" w:rsidP="00000000" w:rsidRDefault="00000000" w:rsidRPr="00000000" w14:paraId="000000F2">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3">
      <w:pPr>
        <w:spacing w:line="276" w:lineRule="auto"/>
        <w:jc w:val="both"/>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sz w:val="22"/>
          <w:szCs w:val="22"/>
          <w:rtl w:val="0"/>
        </w:rPr>
        <w:t xml:space="preserve">En el mes de Noviembre con el fin de poder evaluar el trabajo avanzado y poder organizar los próximos pasos el equipo de GIASAT al completo celebró un plenario presencial en Madrid. Este espacio de trabajo permitió una reformulación de los objetivos del consorcio así como un replanteamiento en la propuesta de trabajo para los próximos meses. En este </w:t>
      </w:r>
      <w:hyperlink r:id="rId11">
        <w:r w:rsidDel="00000000" w:rsidR="00000000" w:rsidRPr="00000000">
          <w:rPr>
            <w:rFonts w:ascii="Century Gothic" w:cs="Century Gothic" w:eastAsia="Century Gothic" w:hAnsi="Century Gothic"/>
            <w:color w:val="1155cc"/>
            <w:sz w:val="22"/>
            <w:szCs w:val="22"/>
            <w:u w:val="single"/>
            <w:rtl w:val="0"/>
          </w:rPr>
          <w:t xml:space="preserve">documento</w:t>
        </w:r>
      </w:hyperlink>
      <w:r w:rsidDel="00000000" w:rsidR="00000000" w:rsidRPr="00000000">
        <w:rPr>
          <w:rFonts w:ascii="Century Gothic" w:cs="Century Gothic" w:eastAsia="Century Gothic" w:hAnsi="Century Gothic"/>
          <w:sz w:val="22"/>
          <w:szCs w:val="22"/>
          <w:rtl w:val="0"/>
        </w:rPr>
        <w:t xml:space="preserve"> se pueden consultar las actas</w:t>
      </w:r>
      <w:r w:rsidDel="00000000" w:rsidR="00000000" w:rsidRPr="00000000">
        <w:rPr>
          <w:rtl w:val="0"/>
        </w:rPr>
      </w:r>
    </w:p>
    <w:p w:rsidR="00000000" w:rsidDel="00000000" w:rsidP="00000000" w:rsidRDefault="00000000" w:rsidRPr="00000000" w14:paraId="000000F4">
      <w:pPr>
        <w:spacing w:line="276"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F5">
      <w:pPr>
        <w:spacing w:line="276"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F6">
      <w:pPr>
        <w:spacing w:line="276" w:lineRule="auto"/>
        <w:jc w:val="center"/>
        <w:rPr>
          <w:rFonts w:ascii="Century Gothic" w:cs="Century Gothic" w:eastAsia="Century Gothic" w:hAnsi="Century Gothic"/>
          <w:color w:val="ff0000"/>
          <w:sz w:val="22"/>
          <w:szCs w:val="22"/>
        </w:rPr>
      </w:pPr>
      <w:r w:rsidDel="00000000" w:rsidR="00000000" w:rsidRPr="00000000">
        <w:rPr>
          <w:rFonts w:ascii="Century Gothic" w:cs="Century Gothic" w:eastAsia="Century Gothic" w:hAnsi="Century Gothic"/>
          <w:color w:val="ff0000"/>
          <w:sz w:val="22"/>
          <w:szCs w:val="22"/>
        </w:rPr>
        <w:drawing>
          <wp:inline distB="114300" distT="114300" distL="114300" distR="114300">
            <wp:extent cx="4812877" cy="3609658"/>
            <wp:effectExtent b="0" l="0" r="0" t="0"/>
            <wp:docPr id="38"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812877" cy="360965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Foto 1. Plenario GIASAT Noviembre 2021</w:t>
      </w:r>
    </w:p>
    <w:p w:rsidR="00000000" w:rsidDel="00000000" w:rsidP="00000000" w:rsidRDefault="00000000" w:rsidRPr="00000000" w14:paraId="000000F8">
      <w:pPr>
        <w:spacing w:line="276" w:lineRule="auto"/>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0F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FA">
      <w:pPr>
        <w:spacing w:line="276" w:lineRule="auto"/>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2.2. Espacios de trabajo en red con Food hubs sostenibles</w:t>
      </w:r>
    </w:p>
    <w:p w:rsidR="00000000" w:rsidDel="00000000" w:rsidP="00000000" w:rsidRDefault="00000000" w:rsidRPr="00000000" w14:paraId="000000FB">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Estos últimos meses hemos trabajo con menos intensidad en esta acción ya que no había actividades previstas de gran calado, a continuación se resumen los principales avances </w:t>
      </w:r>
    </w:p>
    <w:p w:rsidR="00000000" w:rsidDel="00000000" w:rsidP="00000000" w:rsidRDefault="00000000" w:rsidRPr="00000000" w14:paraId="000000FD">
      <w:pPr>
        <w:spacing w:line="276" w:lineRule="auto"/>
        <w:jc w:val="both"/>
        <w:rPr>
          <w:rFonts w:ascii="Century Gothic" w:cs="Century Gothic" w:eastAsia="Century Gothic" w:hAnsi="Century Gothic"/>
          <w:b w:val="1"/>
          <w:color w:val="ff0000"/>
          <w:sz w:val="22"/>
          <w:szCs w:val="22"/>
        </w:rPr>
      </w:pPr>
      <w:r w:rsidDel="00000000" w:rsidR="00000000" w:rsidRPr="00000000">
        <w:rPr>
          <w:rtl w:val="0"/>
        </w:rPr>
      </w:r>
    </w:p>
    <w:p w:rsidR="00000000" w:rsidDel="00000000" w:rsidP="00000000" w:rsidRDefault="00000000" w:rsidRPr="00000000" w14:paraId="000000FE">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Trabajo con los Food hubs</w:t>
      </w: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FF">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0">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estos meses se ha continuado el acompañamiento con el fin de definir el modelo de gobernanza de una manera compartida abordando debates cruciales como las cuotas o la toma de decisiones. Como se ha comentado el apartado 2 en este último semestre se han trabajado con agentes nuevos (Universidad de Alcalá y Fundación Vida sostenible) así como con un territorio nuevo (Cataluña)</w:t>
      </w:r>
    </w:p>
    <w:p w:rsidR="00000000" w:rsidDel="00000000" w:rsidP="00000000" w:rsidRDefault="00000000" w:rsidRPr="00000000" w14:paraId="0000010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Espacio lanzadera</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tl w:val="0"/>
        </w:rPr>
      </w:r>
    </w:p>
    <w:p w:rsidR="00000000" w:rsidDel="00000000" w:rsidP="00000000" w:rsidRDefault="00000000" w:rsidRPr="00000000" w14:paraId="00000103">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4">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este último semestre no se han celebrado encuentros del espacio lanzadera por falta de tiempo y recursos. Durante el mes de diciembre hemos estado trabajando en la realización de un weminario en torno a los proyectos de articulación para la venta a comedores escolares. Está prevista la participación de Vallaecolid, CERAI desde el Proyecto HortaCuina, GDR Mariñas Coruñesas e Terras do Mandeo - Proyecto Ecocomedores Mariñas y ecocomedores canarias. El objetivo de este seminario </w:t>
      </w:r>
      <w:r w:rsidDel="00000000" w:rsidR="00000000" w:rsidRPr="00000000">
        <w:rPr>
          <w:rFonts w:ascii="Century Gothic" w:cs="Century Gothic" w:eastAsia="Century Gothic" w:hAnsi="Century Gothic"/>
          <w:sz w:val="22"/>
          <w:szCs w:val="22"/>
          <w:rtl w:val="0"/>
        </w:rPr>
        <w:t xml:space="preserve">es continuar asentando las bases de una comunidad de intercambio de conocimiento que permita continuar el proceso de impulso y consolidación de proyectos actuales y apoyar la creación de nuevos que seguirán surgiendo. </w:t>
      </w:r>
      <w:r w:rsidDel="00000000" w:rsidR="00000000" w:rsidRPr="00000000">
        <w:rPr>
          <w:rtl w:val="0"/>
        </w:rPr>
      </w:r>
    </w:p>
    <w:p w:rsidR="00000000" w:rsidDel="00000000" w:rsidP="00000000" w:rsidRDefault="00000000" w:rsidRPr="00000000" w14:paraId="00000105">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6">
      <w:pPr>
        <w:spacing w:line="276" w:lineRule="auto"/>
        <w:jc w:val="both"/>
        <w:rPr>
          <w:rFonts w:ascii="Century Gothic" w:cs="Century Gothic" w:eastAsia="Century Gothic" w:hAnsi="Century Gothic"/>
          <w:b w:val="1"/>
          <w:color w:val="222222"/>
          <w:sz w:val="22"/>
          <w:szCs w:val="22"/>
        </w:rPr>
      </w:pPr>
      <w:r w:rsidDel="00000000" w:rsidR="00000000" w:rsidRPr="00000000">
        <w:rPr>
          <w:rFonts w:ascii="Century Gothic" w:cs="Century Gothic" w:eastAsia="Century Gothic" w:hAnsi="Century Gothic"/>
          <w:b w:val="1"/>
          <w:color w:val="222222"/>
          <w:sz w:val="22"/>
          <w:szCs w:val="22"/>
          <w:rtl w:val="0"/>
        </w:rPr>
        <w:t xml:space="preserve">Agroecology Europe Forum </w:t>
      </w:r>
    </w:p>
    <w:p w:rsidR="00000000" w:rsidDel="00000000" w:rsidP="00000000" w:rsidRDefault="00000000" w:rsidRPr="00000000" w14:paraId="00000107">
      <w:pPr>
        <w:spacing w:line="276" w:lineRule="auto"/>
        <w:jc w:val="both"/>
        <w:rPr>
          <w:rFonts w:ascii="Century Gothic" w:cs="Century Gothic" w:eastAsia="Century Gothic" w:hAnsi="Century Gothic"/>
          <w:color w:val="222222"/>
          <w:sz w:val="22"/>
          <w:szCs w:val="22"/>
        </w:rPr>
      </w:pPr>
      <w:r w:rsidDel="00000000" w:rsidR="00000000" w:rsidRPr="00000000">
        <w:rPr>
          <w:rtl w:val="0"/>
        </w:rPr>
      </w:r>
    </w:p>
    <w:p w:rsidR="00000000" w:rsidDel="00000000" w:rsidP="00000000" w:rsidRDefault="00000000" w:rsidRPr="00000000" w14:paraId="00000108">
      <w:pPr>
        <w:spacing w:line="276" w:lineRule="auto"/>
        <w:jc w:val="both"/>
        <w:rPr>
          <w:rFonts w:ascii="Century Gothic" w:cs="Century Gothic" w:eastAsia="Century Gothic" w:hAnsi="Century Gothic"/>
          <w:color w:val="222222"/>
          <w:sz w:val="22"/>
          <w:szCs w:val="22"/>
        </w:rPr>
      </w:pPr>
      <w:r w:rsidDel="00000000" w:rsidR="00000000" w:rsidRPr="00000000">
        <w:rPr>
          <w:rFonts w:ascii="Century Gothic" w:cs="Century Gothic" w:eastAsia="Century Gothic" w:hAnsi="Century Gothic"/>
          <w:color w:val="222222"/>
          <w:sz w:val="22"/>
          <w:szCs w:val="22"/>
          <w:rtl w:val="0"/>
        </w:rPr>
        <w:t xml:space="preserve">Del 17 al 19 de noviembre de 2021 se celebró el III Forum Europeo de Agroecologia en Barcelona. Durante tres días, en un Foro muy nutrido,  se debatió y discutió las realidades y retos de la agroecología en Europa como herramienta para regenerar los sistemas alimentarios, las comunidades y la biodiversidad. La cuestión de la distribución y logística, junto con otros temas como la justicia social alimentaria, la educación, los feminismos, el cambio climático o la alimentación en la era post-covid además de los clásicos temas de manejo, biodiversidad y las políticas fueron objeto de profundización. GIASAT tuvo un papel como dinamizador y conferenciante en la sesión 5 </w:t>
      </w:r>
      <w:r w:rsidDel="00000000" w:rsidR="00000000" w:rsidRPr="00000000">
        <w:rPr>
          <w:rFonts w:ascii="Century Gothic" w:cs="Century Gothic" w:eastAsia="Century Gothic" w:hAnsi="Century Gothic"/>
          <w:i w:val="1"/>
          <w:color w:val="222222"/>
          <w:sz w:val="22"/>
          <w:szCs w:val="22"/>
          <w:rtl w:val="0"/>
        </w:rPr>
        <w:t xml:space="preserve">Territorialised agrifood systems: linking producers and consumers</w:t>
      </w:r>
      <w:r w:rsidDel="00000000" w:rsidR="00000000" w:rsidRPr="00000000">
        <w:rPr>
          <w:rFonts w:ascii="Century Gothic" w:cs="Century Gothic" w:eastAsia="Century Gothic" w:hAnsi="Century Gothic"/>
          <w:color w:val="222222"/>
          <w:sz w:val="22"/>
          <w:szCs w:val="22"/>
          <w:rtl w:val="0"/>
        </w:rPr>
        <w:t xml:space="preserve"> en la que se puso de manifiesto la importancia de la distribución y la logística, la organización de las productoras, las planificaciones conjuntas y la visión compartida de los territorios en cuanto a gestión de la alimentación. </w:t>
      </w:r>
      <w:r w:rsidDel="00000000" w:rsidR="00000000" w:rsidRPr="00000000">
        <w:rPr>
          <w:rtl w:val="0"/>
        </w:rPr>
      </w:r>
    </w:p>
    <w:p w:rsidR="00000000" w:rsidDel="00000000" w:rsidP="00000000" w:rsidRDefault="00000000" w:rsidRPr="00000000" w14:paraId="00000109">
      <w:pPr>
        <w:spacing w:line="276" w:lineRule="auto"/>
        <w:jc w:val="both"/>
        <w:rPr>
          <w:rFonts w:ascii="Century Gothic" w:cs="Century Gothic" w:eastAsia="Century Gothic" w:hAnsi="Century Gothic"/>
          <w:color w:val="92d050"/>
          <w:sz w:val="22"/>
          <w:szCs w:val="22"/>
        </w:rPr>
      </w:pPr>
      <w:r w:rsidDel="00000000" w:rsidR="00000000" w:rsidRPr="00000000">
        <w:rPr>
          <w:rtl w:val="0"/>
        </w:rPr>
      </w:r>
    </w:p>
    <w:p w:rsidR="00000000" w:rsidDel="00000000" w:rsidP="00000000" w:rsidRDefault="00000000" w:rsidRPr="00000000" w14:paraId="0000010A">
      <w:pPr>
        <w:spacing w:line="276" w:lineRule="auto"/>
        <w:rPr>
          <w:rFonts w:ascii="Century Gothic" w:cs="Century Gothic" w:eastAsia="Century Gothic" w:hAnsi="Century Gothic"/>
          <w:b w:val="1"/>
          <w:color w:val="222222"/>
          <w:sz w:val="22"/>
          <w:szCs w:val="22"/>
          <w:u w:val="single"/>
        </w:rPr>
      </w:pPr>
      <w:r w:rsidDel="00000000" w:rsidR="00000000" w:rsidRPr="00000000">
        <w:rPr>
          <w:rFonts w:ascii="Century Gothic" w:cs="Century Gothic" w:eastAsia="Century Gothic" w:hAnsi="Century Gothic"/>
          <w:b w:val="1"/>
          <w:color w:val="222222"/>
          <w:sz w:val="22"/>
          <w:szCs w:val="22"/>
          <w:u w:val="single"/>
          <w:rtl w:val="0"/>
        </w:rPr>
        <w:t xml:space="preserve">Principal conclusión de la Acción 2</w:t>
      </w:r>
    </w:p>
    <w:p w:rsidR="00000000" w:rsidDel="00000000" w:rsidP="00000000" w:rsidRDefault="00000000" w:rsidRPr="00000000" w14:paraId="0000010B">
      <w:pPr>
        <w:spacing w:line="276" w:lineRule="auto"/>
        <w:rPr>
          <w:rFonts w:ascii="Century Gothic" w:cs="Century Gothic" w:eastAsia="Century Gothic" w:hAnsi="Century Gothic"/>
          <w:color w:val="222222"/>
          <w:sz w:val="22"/>
          <w:szCs w:val="22"/>
        </w:rPr>
      </w:pPr>
      <w:r w:rsidDel="00000000" w:rsidR="00000000" w:rsidRPr="00000000">
        <w:rPr>
          <w:rtl w:val="0"/>
        </w:rPr>
      </w:r>
    </w:p>
    <w:p w:rsidR="00000000" w:rsidDel="00000000" w:rsidP="00000000" w:rsidRDefault="00000000" w:rsidRPr="00000000" w14:paraId="0000010C">
      <w:pPr>
        <w:spacing w:line="276" w:lineRule="auto"/>
        <w:rPr>
          <w:rFonts w:ascii="Century Gothic" w:cs="Century Gothic" w:eastAsia="Century Gothic" w:hAnsi="Century Gothic"/>
          <w:color w:val="222222"/>
          <w:sz w:val="22"/>
          <w:szCs w:val="22"/>
        </w:rPr>
      </w:pPr>
      <w:r w:rsidDel="00000000" w:rsidR="00000000" w:rsidRPr="00000000">
        <w:rPr>
          <w:rFonts w:ascii="Century Gothic" w:cs="Century Gothic" w:eastAsia="Century Gothic" w:hAnsi="Century Gothic"/>
          <w:color w:val="222222"/>
          <w:sz w:val="22"/>
          <w:szCs w:val="22"/>
          <w:rtl w:val="0"/>
        </w:rPr>
        <w:t xml:space="preserve">Se ha re-definido el planteamiento del consorcio de Giasat como una plataforma de desarrollo de herramientas físicas, procedimentales, digitales y sociales de apoyo a los SAT, que incorpora distintas entidades con perfiles jurídicos y laborales diversos para hacer frente a todos los retos que requieren el acompañamiento y la búsqueda de eficiencia de las explotaciones agroecológicas locales y la distribución de sus productos, que no solo pasan por el desarrollo de herramientas digitales, si no también por abordar el proceso con una mirada más amplia donde se incorporen otro tipo de herramientas de sistematización y soporte a los FHS,  y se ha adherido a Plant on Demand al consorcio para que forme parte de este proceso como una entidad más de Giasat. </w:t>
      </w:r>
    </w:p>
    <w:p w:rsidR="00000000" w:rsidDel="00000000" w:rsidP="00000000" w:rsidRDefault="00000000" w:rsidRPr="00000000" w14:paraId="0000010D">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E">
      <w:pPr>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10F">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Análisis de las condiciones de realización de las acciones</w:t>
      </w:r>
    </w:p>
    <w:p w:rsidR="00000000" w:rsidDel="00000000" w:rsidP="00000000" w:rsidRDefault="00000000" w:rsidRPr="00000000" w14:paraId="00000110">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1">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Valorar y explicar si, en el desarrollo del proyecto, los siguientes recursos estaban bien calibrados y han permitido, facilitado o dificultado el desarrollo de las actividades, incidiendo en posibles adaptaciones que se requieran y se quieran poner en marcha:</w:t>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Recursos humanos implicados en las distintas actividades (número de personas, competencias, trabajo colectivo, implicación, etc.)</w:t>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Recursos materiales</w:t>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Espacios</w:t>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Trabajo con los colaboradores</w:t>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Etc.</w:t>
      </w:r>
      <w:r w:rsidDel="00000000" w:rsidR="00000000" w:rsidRPr="00000000">
        <w:rPr>
          <w:rtl w:val="0"/>
        </w:rPr>
      </w:r>
    </w:p>
    <w:p w:rsidR="00000000" w:rsidDel="00000000" w:rsidP="00000000" w:rsidRDefault="00000000" w:rsidRPr="00000000" w14:paraId="00000117">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8">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9">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general las acciones previstas en el proyecto se han podido desarrollar con normalidad.</w:t>
      </w:r>
    </w:p>
    <w:p w:rsidR="00000000" w:rsidDel="00000000" w:rsidP="00000000" w:rsidRDefault="00000000" w:rsidRPr="00000000" w14:paraId="0000011A">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ya se explicó en la evaluación intermedia es necesario destacar una vez más que  los </w:t>
      </w:r>
      <w:r w:rsidDel="00000000" w:rsidR="00000000" w:rsidRPr="00000000">
        <w:rPr>
          <w:rFonts w:ascii="Century Gothic" w:cs="Century Gothic" w:eastAsia="Century Gothic" w:hAnsi="Century Gothic"/>
          <w:b w:val="1"/>
          <w:sz w:val="22"/>
          <w:szCs w:val="22"/>
          <w:rtl w:val="0"/>
        </w:rPr>
        <w:t xml:space="preserve">recursos previstos para el desarrollo del software</w:t>
      </w:r>
      <w:r w:rsidDel="00000000" w:rsidR="00000000" w:rsidRPr="00000000">
        <w:rPr>
          <w:rFonts w:ascii="Century Gothic" w:cs="Century Gothic" w:eastAsia="Century Gothic" w:hAnsi="Century Gothic"/>
          <w:sz w:val="22"/>
          <w:szCs w:val="22"/>
          <w:rtl w:val="0"/>
        </w:rPr>
        <w:t xml:space="preserve"> han demostrado ser escasos ya que no fuimos conscientes de la complejidad de los procesos que implican a los hubs y que se hayan tenido que diferenciar las funcionalidades para los dos tipos de Foodhubs identificados, ha encarecido el coste del desarrollo de manera significativa. En este sentido POD ha mostrado una gran generosidad y capacidad de planificación poniendo sobre la mesa costes y plazos con el fin de organizar de manera conjunta el trabajo a desarrollar en paralelo a los procesos llevados a cabo por los hubs. </w:t>
      </w:r>
    </w:p>
    <w:p w:rsidR="00000000" w:rsidDel="00000000" w:rsidP="00000000" w:rsidRDefault="00000000" w:rsidRPr="00000000" w14:paraId="0000011B">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C">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Una vez finalizado el proyecto hemos echado una vista atrás para poder analizar con detalle el trabajo realizado y los próximos pasos que deberemos dar con el fin de alcanzar los objetivos fijados desde GIASAT. A continuación se detallan las principales conclusiones</w:t>
      </w:r>
    </w:p>
    <w:p w:rsidR="00000000" w:rsidDel="00000000" w:rsidP="00000000" w:rsidRDefault="00000000" w:rsidRPr="00000000" w14:paraId="0000011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numPr>
          <w:ilvl w:val="0"/>
          <w:numId w:val="16"/>
        </w:numPr>
        <w:spacing w:line="276" w:lineRule="auto"/>
        <w:ind w:left="720" w:hanging="360"/>
        <w:rPr>
          <w:rFonts w:ascii="Arial" w:cs="Arial" w:eastAsia="Arial" w:hAnsi="Arial"/>
          <w:sz w:val="22"/>
          <w:szCs w:val="22"/>
          <w:u w:val="none"/>
        </w:rPr>
      </w:pPr>
      <w:r w:rsidDel="00000000" w:rsidR="00000000" w:rsidRPr="00000000">
        <w:rPr>
          <w:rFonts w:ascii="Century Gothic" w:cs="Century Gothic" w:eastAsia="Century Gothic" w:hAnsi="Century Gothic"/>
          <w:sz w:val="22"/>
          <w:szCs w:val="22"/>
          <w:rtl w:val="0"/>
        </w:rPr>
        <w:t xml:space="preserve">Hemos sido capaces de llevar a cabo</w:t>
      </w:r>
      <w:r w:rsidDel="00000000" w:rsidR="00000000" w:rsidRPr="00000000">
        <w:rPr>
          <w:rFonts w:ascii="Century Gothic" w:cs="Century Gothic" w:eastAsia="Century Gothic" w:hAnsi="Century Gothic"/>
          <w:b w:val="1"/>
          <w:sz w:val="22"/>
          <w:szCs w:val="22"/>
          <w:rtl w:val="0"/>
        </w:rPr>
        <w:t xml:space="preserve"> mucha investigación, mucha innovación pero poco desarrollo</w:t>
      </w:r>
      <w:r w:rsidDel="00000000" w:rsidR="00000000" w:rsidRPr="00000000">
        <w:rPr>
          <w:rFonts w:ascii="Century Gothic" w:cs="Century Gothic" w:eastAsia="Century Gothic" w:hAnsi="Century Gothic"/>
          <w:sz w:val="22"/>
          <w:szCs w:val="22"/>
          <w:rtl w:val="0"/>
        </w:rPr>
        <w:t xml:space="preserve">. Durante estos meses hemos realizado una labor importante de diagnóstico sobre las necesidades de I+D+I en este modelo de negocio (FHS). Se ha mapeado y sistematizado mucho conocimiento, sobre todo en relación a la digitalización y necesidades de apoyo transversal con otro tipo de herramientas para los  FHS.  En todo proyecto de innovación las hipótesis de partida se van adaptando a la realidad como ha ocurrido en este caso. Una vez realizado este proceso de investigación nos sentimos más preparadas para realizar más desarrollo. </w:t>
      </w:r>
      <w:r w:rsidDel="00000000" w:rsidR="00000000" w:rsidRPr="00000000">
        <w:rPr>
          <w:rFonts w:ascii="Century Gothic" w:cs="Century Gothic" w:eastAsia="Century Gothic" w:hAnsi="Century Gothic"/>
          <w:b w:val="1"/>
          <w:sz w:val="22"/>
          <w:szCs w:val="22"/>
          <w:rtl w:val="0"/>
        </w:rPr>
        <w:t xml:space="preserve">Nuestra capacidad de impacto es mayor ahora</w:t>
      </w:r>
      <w:r w:rsidDel="00000000" w:rsidR="00000000" w:rsidRPr="00000000">
        <w:rPr>
          <w:rFonts w:ascii="Century Gothic" w:cs="Century Gothic" w:eastAsia="Century Gothic" w:hAnsi="Century Gothic"/>
          <w:sz w:val="22"/>
          <w:szCs w:val="22"/>
          <w:rtl w:val="0"/>
        </w:rPr>
        <w:t xml:space="preserve"> ya que conocemos mejor el ecosistema y somos más conscientes de las dificultades que vamos a enfrentar. </w:t>
      </w:r>
    </w:p>
    <w:p w:rsidR="00000000" w:rsidDel="00000000" w:rsidP="00000000" w:rsidRDefault="00000000" w:rsidRPr="00000000" w14:paraId="0000011F">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0">
      <w:pPr>
        <w:numPr>
          <w:ilvl w:val="0"/>
          <w:numId w:val="16"/>
        </w:numPr>
        <w:spacing w:line="276" w:lineRule="auto"/>
        <w:ind w:left="720" w:hanging="360"/>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El recorte en el presupuesto inicial del proyecto ha impedido establecer los protocolos de diagnóstico de la labor de dinamización y acompañamiento de los Food Hubs en el territorio, por lo que los datos que se presentan son particulares </w:t>
      </w:r>
      <w:r w:rsidDel="00000000" w:rsidR="00000000" w:rsidRPr="00000000">
        <w:rPr>
          <w:rFonts w:ascii="Century Gothic" w:cs="Century Gothic" w:eastAsia="Century Gothic" w:hAnsi="Century Gothic"/>
          <w:sz w:val="22"/>
          <w:szCs w:val="22"/>
          <w:rtl w:val="0"/>
        </w:rPr>
        <w:t xml:space="preserve">de la labor realizada por cada entidad territorial y su FHS acompañado. Ahora somos más conscientes que nunca de que </w:t>
      </w:r>
      <w:r w:rsidDel="00000000" w:rsidR="00000000" w:rsidRPr="00000000">
        <w:rPr>
          <w:rFonts w:ascii="Century Gothic" w:cs="Century Gothic" w:eastAsia="Century Gothic" w:hAnsi="Century Gothic"/>
          <w:b w:val="1"/>
          <w:sz w:val="22"/>
          <w:szCs w:val="22"/>
          <w:rtl w:val="0"/>
        </w:rPr>
        <w:t xml:space="preserve">necesitamos debatir y sistematizar el trabajo llevado a cabo.</w:t>
      </w:r>
      <w:r w:rsidDel="00000000" w:rsidR="00000000" w:rsidRPr="00000000">
        <w:rPr>
          <w:rFonts w:ascii="Century Gothic" w:cs="Century Gothic" w:eastAsia="Century Gothic" w:hAnsi="Century Gothic"/>
          <w:sz w:val="22"/>
          <w:szCs w:val="22"/>
          <w:rtl w:val="0"/>
        </w:rPr>
        <w:t xml:space="preserve"> Hemos profundizado en mucho detalle en las necesidades vinculadas a las herramientas digitales, pero queda sacar conclusiones del estado de los FHS y de sus necesidades</w:t>
      </w:r>
      <w:r w:rsidDel="00000000" w:rsidR="00000000" w:rsidRPr="00000000">
        <w:rPr>
          <w:rFonts w:ascii="Century Gothic" w:cs="Century Gothic" w:eastAsia="Century Gothic" w:hAnsi="Century Gothic"/>
          <w:sz w:val="22"/>
          <w:szCs w:val="22"/>
          <w:rtl w:val="0"/>
        </w:rPr>
        <w:t xml:space="preserve">, en que punto están y cómo podríamos acelerar los procesos de creación y consolidación. </w:t>
      </w:r>
    </w:p>
    <w:p w:rsidR="00000000" w:rsidDel="00000000" w:rsidP="00000000" w:rsidRDefault="00000000" w:rsidRPr="00000000" w14:paraId="00000121">
      <w:pPr>
        <w:spacing w:line="276" w:lineRule="auto"/>
        <w:ind w:left="72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2">
      <w:pPr>
        <w:numPr>
          <w:ilvl w:val="0"/>
          <w:numId w:val="16"/>
        </w:numPr>
        <w:spacing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Hemos detectado </w:t>
      </w:r>
      <w:r w:rsidDel="00000000" w:rsidR="00000000" w:rsidRPr="00000000">
        <w:rPr>
          <w:rFonts w:ascii="Century Gothic" w:cs="Century Gothic" w:eastAsia="Century Gothic" w:hAnsi="Century Gothic"/>
          <w:b w:val="1"/>
          <w:sz w:val="22"/>
          <w:szCs w:val="22"/>
          <w:rtl w:val="0"/>
        </w:rPr>
        <w:t xml:space="preserve">la  necesidad de abordar un cambio de mentalidad, enfoque y cultura empresarial en los FHS en relación a la digitalización de sus proyectos y en general sus procesos.</w:t>
      </w:r>
      <w:r w:rsidDel="00000000" w:rsidR="00000000" w:rsidRPr="00000000">
        <w:rPr>
          <w:rFonts w:ascii="Century Gothic" w:cs="Century Gothic" w:eastAsia="Century Gothic" w:hAnsi="Century Gothic"/>
          <w:sz w:val="22"/>
          <w:szCs w:val="22"/>
          <w:rtl w:val="0"/>
        </w:rPr>
        <w:t xml:space="preserve"> Durante el desarrollo del  proyecto, desde </w:t>
      </w:r>
      <w:r w:rsidDel="00000000" w:rsidR="00000000" w:rsidRPr="00000000">
        <w:rPr>
          <w:rFonts w:ascii="Century Gothic" w:cs="Century Gothic" w:eastAsia="Century Gothic" w:hAnsi="Century Gothic"/>
          <w:sz w:val="22"/>
          <w:szCs w:val="22"/>
          <w:rtl w:val="0"/>
        </w:rPr>
        <w:t xml:space="preserve">Giasat</w:t>
      </w:r>
      <w:r w:rsidDel="00000000" w:rsidR="00000000" w:rsidRPr="00000000">
        <w:rPr>
          <w:rFonts w:ascii="Century Gothic" w:cs="Century Gothic" w:eastAsia="Century Gothic" w:hAnsi="Century Gothic"/>
          <w:sz w:val="22"/>
          <w:szCs w:val="22"/>
          <w:rtl w:val="0"/>
        </w:rPr>
        <w:t xml:space="preserve"> se ha detectado una barrera importante en el público objetivo con respecto a la digitalización, que reside principalmente en: </w:t>
      </w:r>
    </w:p>
    <w:p w:rsidR="00000000" w:rsidDel="00000000" w:rsidP="00000000" w:rsidRDefault="00000000" w:rsidRPr="00000000" w14:paraId="00000123">
      <w:pPr>
        <w:numPr>
          <w:ilvl w:val="1"/>
          <w:numId w:val="16"/>
        </w:numPr>
        <w:spacing w:line="276" w:lineRule="auto"/>
        <w:ind w:left="144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Una falta de cultura empresarial que impide que la mayoría de los proyectos analicen de manera sistémica su modelo de negocio. La ausencia de cultura empresarial dificulta abordar la eficiencia de los procesos y con ello la reducción de costes. Aumentar la eficiencia en los procesos administrativos y de comercialización ayuda a mejorar el servicio al cliente, permite analizar datos y reajustar estrategias de marketing entre otras muchas cuestiones que en definitiva redundan en una mayor eficiencia económica</w:t>
      </w:r>
    </w:p>
    <w:p w:rsidR="00000000" w:rsidDel="00000000" w:rsidP="00000000" w:rsidRDefault="00000000" w:rsidRPr="00000000" w14:paraId="00000124">
      <w:pPr>
        <w:numPr>
          <w:ilvl w:val="1"/>
          <w:numId w:val="16"/>
        </w:numPr>
        <w:spacing w:line="276" w:lineRule="auto"/>
        <w:ind w:left="144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El miedo al cambio. </w:t>
      </w:r>
    </w:p>
    <w:p w:rsidR="00000000" w:rsidDel="00000000" w:rsidP="00000000" w:rsidRDefault="00000000" w:rsidRPr="00000000" w14:paraId="00000125">
      <w:pPr>
        <w:numPr>
          <w:ilvl w:val="1"/>
          <w:numId w:val="16"/>
        </w:numPr>
        <w:spacing w:line="276" w:lineRule="auto"/>
        <w:ind w:left="144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La desconfianza hacia los beneficios de la digitalización. </w:t>
      </w:r>
    </w:p>
    <w:p w:rsidR="00000000" w:rsidDel="00000000" w:rsidP="00000000" w:rsidRDefault="00000000" w:rsidRPr="00000000" w14:paraId="00000126">
      <w:pPr>
        <w:numPr>
          <w:ilvl w:val="1"/>
          <w:numId w:val="16"/>
        </w:numPr>
        <w:spacing w:line="276" w:lineRule="auto"/>
        <w:ind w:left="144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El desconocimiento de la disponibilidad de diferentes formas de abordar los procesos de transformación digital. </w:t>
      </w:r>
    </w:p>
    <w:p w:rsidR="00000000" w:rsidDel="00000000" w:rsidP="00000000" w:rsidRDefault="00000000" w:rsidRPr="00000000" w14:paraId="00000127">
      <w:pPr>
        <w:numPr>
          <w:ilvl w:val="1"/>
          <w:numId w:val="16"/>
        </w:numPr>
        <w:spacing w:line="276" w:lineRule="auto"/>
        <w:ind w:left="144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El miedo a la dependencia de un agente digitalizador. </w:t>
      </w:r>
    </w:p>
    <w:p w:rsidR="00000000" w:rsidDel="00000000" w:rsidP="00000000" w:rsidRDefault="00000000" w:rsidRPr="00000000" w14:paraId="00000128">
      <w:pPr>
        <w:numPr>
          <w:ilvl w:val="1"/>
          <w:numId w:val="16"/>
        </w:numPr>
        <w:spacing w:line="276" w:lineRule="auto"/>
        <w:ind w:left="144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El miedo a que las herramientas o agentes digitalizadores no comprendan las necesidades específicas o retos que enfrentan las entidades del público objetivo. </w:t>
      </w:r>
    </w:p>
    <w:p w:rsidR="00000000" w:rsidDel="00000000" w:rsidP="00000000" w:rsidRDefault="00000000" w:rsidRPr="00000000" w14:paraId="00000129">
      <w:pPr>
        <w:spacing w:line="276"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Asimismo y a través de la experiencia adquirida durante este primer año de ejecución del proyecto, hemos alcanzado </w:t>
      </w:r>
      <w:r w:rsidDel="00000000" w:rsidR="00000000" w:rsidRPr="00000000">
        <w:rPr>
          <w:rFonts w:ascii="Century Gothic" w:cs="Century Gothic" w:eastAsia="Century Gothic" w:hAnsi="Century Gothic"/>
          <w:b w:val="1"/>
          <w:sz w:val="22"/>
          <w:szCs w:val="22"/>
          <w:rtl w:val="0"/>
        </w:rPr>
        <w:t xml:space="preserve">algunas conclusiones sobre cómo ha de abordarse este cambio de mentalidad</w:t>
      </w:r>
      <w:r w:rsidDel="00000000" w:rsidR="00000000" w:rsidRPr="00000000">
        <w:rPr>
          <w:rFonts w:ascii="Century Gothic" w:cs="Century Gothic" w:eastAsia="Century Gothic" w:hAnsi="Century Gothic"/>
          <w:sz w:val="22"/>
          <w:szCs w:val="22"/>
          <w:rtl w:val="0"/>
        </w:rPr>
        <w:t xml:space="preserve"> y algunos de los puntos clave que pueden ayudar a que se produzca: </w:t>
      </w:r>
    </w:p>
    <w:p w:rsidR="00000000" w:rsidDel="00000000" w:rsidP="00000000" w:rsidRDefault="00000000" w:rsidRPr="00000000" w14:paraId="0000012A">
      <w:pPr>
        <w:numPr>
          <w:ilvl w:val="0"/>
          <w:numId w:val="20"/>
        </w:numPr>
        <w:spacing w:line="276" w:lineRule="auto"/>
        <w:ind w:left="144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Es necesario sensibilizar al público objetivo en la comprensión de que la digitalización es un proceso esencial para la profesionalización de sus proyectos que requiere de inversión económica y energética de la misma forma que lo requieren otros procesos como la logística o la comercialización. </w:t>
        <w:br w:type="textWrapping"/>
        <w:t xml:space="preserve">La digitalización es un pilar fundamental para el impulso para la puesta en marcha, consolidación, desarrollo y sostenibilidad de los proyectos y no puede quedar en un segundo plano igual que no puede quedar en un segundo plano la producción, ya que esto supondría desatender una parte fundamental para los proyectos.</w:t>
      </w:r>
    </w:p>
    <w:p w:rsidR="00000000" w:rsidDel="00000000" w:rsidP="00000000" w:rsidRDefault="00000000" w:rsidRPr="00000000" w14:paraId="0000012B">
      <w:pPr>
        <w:numPr>
          <w:ilvl w:val="0"/>
          <w:numId w:val="20"/>
        </w:numPr>
        <w:spacing w:line="276" w:lineRule="auto"/>
        <w:ind w:left="144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Dentro de este proceso de sensibilización y cambio de mentalidad, es importante apoyarse en el enfoque, filosofía y valores del consorcio así como de la tecnología disponible para el proceso de digitalización de los proyectos. </w:t>
      </w:r>
    </w:p>
    <w:p w:rsidR="00000000" w:rsidDel="00000000" w:rsidP="00000000" w:rsidRDefault="00000000" w:rsidRPr="00000000" w14:paraId="0000012C">
      <w:pPr>
        <w:numPr>
          <w:ilvl w:val="0"/>
          <w:numId w:val="20"/>
        </w:numPr>
        <w:spacing w:line="276" w:lineRule="auto"/>
        <w:ind w:left="144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También es importante abordar este proceso de sensibilización explicando la naturaleza de otros procesos de digitalización más tradicionales y más conocidos como pueden ser los desarrollos a medida o la adquisición de licencias, que pueden dar una mayor sensación de propiedad o de control, pero que en el largo plazo, pueden resultar en la necesidad de invertir mayores cantidades de dinero y energía sin llegar a obtener los resultados deseados. </w:t>
      </w:r>
    </w:p>
    <w:p w:rsidR="00000000" w:rsidDel="00000000" w:rsidP="00000000" w:rsidRDefault="00000000" w:rsidRPr="00000000" w14:paraId="0000012D">
      <w:pPr>
        <w:spacing w:line="276" w:lineRule="auto"/>
        <w:ind w:left="144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E">
      <w:pPr>
        <w:spacing w:line="276" w:lineRule="auto"/>
        <w:ind w:left="72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F">
      <w:pPr>
        <w:numPr>
          <w:ilvl w:val="0"/>
          <w:numId w:val="16"/>
        </w:numPr>
        <w:spacing w:line="276" w:lineRule="auto"/>
        <w:ind w:left="720" w:hanging="360"/>
        <w:rPr>
          <w:rFonts w:ascii="Arial" w:cs="Arial" w:eastAsia="Arial" w:hAnsi="Arial"/>
          <w:sz w:val="22"/>
          <w:szCs w:val="22"/>
          <w:u w:val="none"/>
        </w:rPr>
      </w:pPr>
      <w:r w:rsidDel="00000000" w:rsidR="00000000" w:rsidRPr="00000000">
        <w:rPr>
          <w:rFonts w:ascii="Century Gothic" w:cs="Century Gothic" w:eastAsia="Century Gothic" w:hAnsi="Century Gothic"/>
          <w:b w:val="1"/>
          <w:sz w:val="22"/>
          <w:szCs w:val="22"/>
          <w:rtl w:val="0"/>
        </w:rPr>
        <w:t xml:space="preserve">Más allá de las herramientas digitales</w:t>
      </w:r>
      <w:r w:rsidDel="00000000" w:rsidR="00000000" w:rsidRPr="00000000">
        <w:rPr>
          <w:rFonts w:ascii="Century Gothic" w:cs="Century Gothic" w:eastAsia="Century Gothic" w:hAnsi="Century Gothic"/>
          <w:sz w:val="22"/>
          <w:szCs w:val="22"/>
          <w:rtl w:val="0"/>
        </w:rPr>
        <w:t xml:space="preserve">. Después de un año de trabajo intenso junto a los FHS se ha puesto en evidencia que </w:t>
      </w:r>
      <w:r w:rsidDel="00000000" w:rsidR="00000000" w:rsidRPr="00000000">
        <w:rPr>
          <w:rFonts w:ascii="Century Gothic" w:cs="Century Gothic" w:eastAsia="Century Gothic" w:hAnsi="Century Gothic"/>
          <w:b w:val="1"/>
          <w:sz w:val="22"/>
          <w:szCs w:val="22"/>
          <w:rtl w:val="0"/>
        </w:rPr>
        <w:t xml:space="preserve">la herramienta digital por sí sola no es una solución única válida que vaya a resolver los retos que enfrentan los FHS. </w:t>
      </w:r>
      <w:r w:rsidDel="00000000" w:rsidR="00000000" w:rsidRPr="00000000">
        <w:rPr>
          <w:rFonts w:ascii="Century Gothic" w:cs="Century Gothic" w:eastAsia="Century Gothic" w:hAnsi="Century Gothic"/>
          <w:sz w:val="22"/>
          <w:szCs w:val="22"/>
          <w:rtl w:val="0"/>
        </w:rPr>
        <w:br w:type="textWrapping"/>
        <w:t xml:space="preserve">Conseguir recursos para especializar tareas en los FHS (preparación de pedidos y logística, gestión económica y de facturación, comercialización, transporte, desarrollo de modelos de viabilidad en base a las diferentes operativas, planes de comunicación y marketing especializados, etc) resulta imprescindible para implementar la herramienta digital de forma eficiente. Además resulta imprescindible también trabajar la implicación y la formación digital y de gestión económica de las personas productoras-elaboradoras pertenecientes a los FHS, de manera que puedan implementar la herramienta y sacarle el máximo partido también para su propio negocio-empresa. Un año después tenemos sobre la mesa una propuesta de emprendimiento de apoyo a los FHS en España que aborda la cuestión de forma más integral y realista.</w:t>
      </w:r>
    </w:p>
    <w:p w:rsidR="00000000" w:rsidDel="00000000" w:rsidP="00000000" w:rsidRDefault="00000000" w:rsidRPr="00000000" w14:paraId="00000130">
      <w:pPr>
        <w:spacing w:line="276" w:lineRule="auto"/>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131">
      <w:pPr>
        <w:numPr>
          <w:ilvl w:val="0"/>
          <w:numId w:val="16"/>
        </w:numPr>
        <w:ind w:left="720" w:hanging="360"/>
        <w:rPr>
          <w:rFonts w:ascii="Roboto" w:cs="Roboto" w:eastAsia="Roboto" w:hAnsi="Roboto"/>
          <w:color w:val="3c4043"/>
          <w:sz w:val="21"/>
          <w:szCs w:val="21"/>
          <w:highlight w:val="white"/>
          <w:u w:val="none"/>
        </w:rPr>
      </w:pPr>
      <w:r w:rsidDel="00000000" w:rsidR="00000000" w:rsidRPr="00000000">
        <w:rPr>
          <w:rFonts w:ascii="Century Gothic" w:cs="Century Gothic" w:eastAsia="Century Gothic" w:hAnsi="Century Gothic"/>
          <w:b w:val="1"/>
          <w:sz w:val="22"/>
          <w:szCs w:val="22"/>
          <w:rtl w:val="0"/>
        </w:rPr>
        <w:t xml:space="preserve">Recursos adaptados al planteamiento de trabajo</w:t>
      </w:r>
      <w:r w:rsidDel="00000000" w:rsidR="00000000" w:rsidRPr="00000000">
        <w:rPr>
          <w:rFonts w:ascii="Century Gothic" w:cs="Century Gothic" w:eastAsia="Century Gothic" w:hAnsi="Century Gothic"/>
          <w:sz w:val="22"/>
          <w:szCs w:val="22"/>
          <w:rtl w:val="0"/>
        </w:rPr>
        <w:t xml:space="preserve">: Si queremos un sistema donde la gobernanza y los procesos sean como la planteamos tenemos que tener en cuenta que hay que dimensionar bien los recursos. En el caso del desarrollo de la herramienta digital Plant on demand no puede subvencionar ese trabajo con la misma intensidad con la que lo ha venido haciendo porque todavía no cubre sus costes. Necesitamos que Plant on demand sea un proyecto viable y por ello no puede permitirse cubrir costes de otras empresas.</w:t>
      </w:r>
    </w:p>
    <w:p w:rsidR="00000000" w:rsidDel="00000000" w:rsidP="00000000" w:rsidRDefault="00000000" w:rsidRPr="00000000" w14:paraId="00000132">
      <w:pPr>
        <w:spacing w:line="276" w:lineRule="auto"/>
        <w:ind w:lef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3">
      <w:pPr>
        <w:numPr>
          <w:ilvl w:val="0"/>
          <w:numId w:val="16"/>
        </w:numPr>
        <w:spacing w:line="276" w:lineRule="auto"/>
        <w:ind w:left="72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b w:val="1"/>
          <w:sz w:val="22"/>
          <w:szCs w:val="22"/>
          <w:rtl w:val="0"/>
        </w:rPr>
        <w:t xml:space="preserve">Incidencia política</w:t>
      </w:r>
      <w:r w:rsidDel="00000000" w:rsidR="00000000" w:rsidRPr="00000000">
        <w:rPr>
          <w:rFonts w:ascii="Century Gothic" w:cs="Century Gothic" w:eastAsia="Century Gothic" w:hAnsi="Century Gothic"/>
          <w:sz w:val="22"/>
          <w:szCs w:val="22"/>
          <w:rtl w:val="0"/>
        </w:rPr>
        <w:t xml:space="preserve">. Los grupos de acción local, las ciudades y las comunidades autónomas se configuran como un actor fundamental en la formación y consolidación de FHS. Son además estructuras que pueden apoyar o coordinar politicas publicas vinculadas con la compra pública responsable o subvenciones. Habria que diseñar un paquete de acciones que permitiera mejorar el conocimiento de las ventajas de los FHS y porque su impulso puede ser estratégico de cara al fortalecimiento del sector agroecológico.</w:t>
      </w:r>
    </w:p>
    <w:p w:rsidR="00000000" w:rsidDel="00000000" w:rsidP="00000000" w:rsidRDefault="00000000" w:rsidRPr="00000000" w14:paraId="00000134">
      <w:pPr>
        <w:spacing w:line="276" w:lineRule="auto"/>
        <w:ind w:left="72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5">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136">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137">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Evaluación de los impactos, transformaciones y aprendizajes del proyecto</w:t>
      </w:r>
    </w:p>
    <w:p w:rsidR="00000000" w:rsidDel="00000000" w:rsidP="00000000" w:rsidRDefault="00000000" w:rsidRPr="00000000" w14:paraId="00000138">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9">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En el caso de que se esté llevando a cabo una investigación sobre el proyecto (investigación de acompañamiento, evaluación de impacto, documental, relatorías, publicaciones…), presentar brevemente los resultados hasta el momento. Si no es el caso, describir y valorar los impactos y transformaciones alcanzados por el proyecto (tomando como referencia las transformaciones previstas en la solicitud de subvención) mediante las herramientas que utilice habitualmente, adjuntándolas a este informe si fuera útil. En la medida de lo posible, hacer referencia a los indicadores previstos en el formulario de solicitud de subvención del proyecto (Máximo 4000 caracteres, espacios incluidos).</w:t>
      </w:r>
      <w:r w:rsidDel="00000000" w:rsidR="00000000" w:rsidRPr="00000000">
        <w:rPr>
          <w:rtl w:val="0"/>
        </w:rPr>
      </w:r>
    </w:p>
    <w:p w:rsidR="00000000" w:rsidDel="00000000" w:rsidP="00000000" w:rsidRDefault="00000000" w:rsidRPr="00000000" w14:paraId="0000013A">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B">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proyecto permite trabajar distintos niveles, desde la gobernanza de los Food-Hubs hasta las herramientas digitales que está generando numerosa información y documentación que permite permite alcanzar los siguientes objetivos no incluidos en el diseño inicial:</w:t>
      </w:r>
    </w:p>
    <w:p w:rsidR="00000000" w:rsidDel="00000000" w:rsidP="00000000" w:rsidRDefault="00000000" w:rsidRPr="00000000" w14:paraId="0000013C">
      <w:pPr>
        <w:numPr>
          <w:ilvl w:val="0"/>
          <w:numId w:val="2"/>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una sistematización de los procesos de gobernanza en torno a la venta conjunta de productos alimentarios en sistemas alimentarios territorializados</w:t>
      </w:r>
    </w:p>
    <w:p w:rsidR="00000000" w:rsidDel="00000000" w:rsidP="00000000" w:rsidRDefault="00000000" w:rsidRPr="00000000" w14:paraId="0000013D">
      <w:pPr>
        <w:numPr>
          <w:ilvl w:val="0"/>
          <w:numId w:val="2"/>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Diagnosticar estatalmente la situación actual de los CCC, especialmente aquellos operados de forma conjunta desde la producción</w:t>
      </w:r>
    </w:p>
    <w:p w:rsidR="00000000" w:rsidDel="00000000" w:rsidP="00000000" w:rsidRDefault="00000000" w:rsidRPr="00000000" w14:paraId="0000013E">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Así, se tiene prevista la realización de artículos de investigación y la generación de materiales de difusión durante 2022.</w:t>
      </w:r>
    </w:p>
    <w:p w:rsidR="00000000" w:rsidDel="00000000" w:rsidP="00000000" w:rsidRDefault="00000000" w:rsidRPr="00000000" w14:paraId="0000013F">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0">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Debido a la complejidad del proceso de </w:t>
      </w:r>
      <w:r w:rsidDel="00000000" w:rsidR="00000000" w:rsidRPr="00000000">
        <w:rPr>
          <w:rFonts w:ascii="Century Gothic" w:cs="Century Gothic" w:eastAsia="Century Gothic" w:hAnsi="Century Gothic"/>
          <w:b w:val="1"/>
          <w:sz w:val="22"/>
          <w:szCs w:val="22"/>
          <w:rtl w:val="0"/>
        </w:rPr>
        <w:t xml:space="preserve">evaluación de impacto</w:t>
      </w:r>
      <w:r w:rsidDel="00000000" w:rsidR="00000000" w:rsidRPr="00000000">
        <w:rPr>
          <w:rFonts w:ascii="Century Gothic" w:cs="Century Gothic" w:eastAsia="Century Gothic" w:hAnsi="Century Gothic"/>
          <w:sz w:val="22"/>
          <w:szCs w:val="22"/>
          <w:rtl w:val="0"/>
        </w:rPr>
        <w:t xml:space="preserve"> se decidió dedicar una parte importante parte de los recursos para que Tandem Social realizara una</w:t>
      </w:r>
      <w:r w:rsidDel="00000000" w:rsidR="00000000" w:rsidRPr="00000000">
        <w:rPr>
          <w:rFonts w:ascii="Century Gothic" w:cs="Century Gothic" w:eastAsia="Century Gothic" w:hAnsi="Century Gothic"/>
          <w:b w:val="1"/>
          <w:sz w:val="22"/>
          <w:szCs w:val="22"/>
          <w:rtl w:val="0"/>
        </w:rPr>
        <w:t xml:space="preserve"> propuesta de evaluación a medida</w:t>
      </w:r>
      <w:r w:rsidDel="00000000" w:rsidR="00000000" w:rsidRPr="00000000">
        <w:rPr>
          <w:rFonts w:ascii="Century Gothic" w:cs="Century Gothic" w:eastAsia="Century Gothic" w:hAnsi="Century Gothic"/>
          <w:sz w:val="22"/>
          <w:szCs w:val="22"/>
          <w:rtl w:val="0"/>
        </w:rPr>
        <w:t xml:space="preserve">, compuesta de las siguientes fases. :</w:t>
      </w:r>
    </w:p>
    <w:p w:rsidR="00000000" w:rsidDel="00000000" w:rsidP="00000000" w:rsidRDefault="00000000" w:rsidRPr="00000000" w14:paraId="00000141">
      <w:pPr>
        <w:numPr>
          <w:ilvl w:val="0"/>
          <w:numId w:val="19"/>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Co-diseño metodológico y planificación integral</w:t>
      </w:r>
    </w:p>
    <w:p w:rsidR="00000000" w:rsidDel="00000000" w:rsidP="00000000" w:rsidRDefault="00000000" w:rsidRPr="00000000" w14:paraId="00000142">
      <w:pPr>
        <w:numPr>
          <w:ilvl w:val="0"/>
          <w:numId w:val="19"/>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Ejecución evaluación ex-ante</w:t>
      </w:r>
    </w:p>
    <w:p w:rsidR="00000000" w:rsidDel="00000000" w:rsidP="00000000" w:rsidRDefault="00000000" w:rsidRPr="00000000" w14:paraId="00000143">
      <w:pPr>
        <w:numPr>
          <w:ilvl w:val="0"/>
          <w:numId w:val="19"/>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Ejecución de la evaluación expost</w:t>
      </w:r>
    </w:p>
    <w:p w:rsidR="00000000" w:rsidDel="00000000" w:rsidP="00000000" w:rsidRDefault="00000000" w:rsidRPr="00000000" w14:paraId="00000144">
      <w:pPr>
        <w:numPr>
          <w:ilvl w:val="0"/>
          <w:numId w:val="19"/>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Informes para la incidencia en públicos objetivos relevantes</w:t>
      </w:r>
    </w:p>
    <w:p w:rsidR="00000000" w:rsidDel="00000000" w:rsidP="00000000" w:rsidRDefault="00000000" w:rsidRPr="00000000" w14:paraId="00000145">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6">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2021 tenían previsto llevarse a cabo las fases de 1 y 2, pero sin embargo tan sólo se ha ejecutado la 1. La cronología de lo realizado se presenta a continuación:</w:t>
      </w:r>
    </w:p>
    <w:p w:rsidR="00000000" w:rsidDel="00000000" w:rsidP="00000000" w:rsidRDefault="00000000" w:rsidRPr="00000000" w14:paraId="00000147">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8">
      <w:pPr>
        <w:numPr>
          <w:ilvl w:val="0"/>
          <w:numId w:val="1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El 5 de mayo de 2021 tuvo lugar la primera reunión, en la cual se presentó la propuesta de evaluación. </w:t>
      </w:r>
    </w:p>
    <w:p w:rsidR="00000000" w:rsidDel="00000000" w:rsidP="00000000" w:rsidRDefault="00000000" w:rsidRPr="00000000" w14:paraId="00000149">
      <w:pPr>
        <w:numPr>
          <w:ilvl w:val="1"/>
          <w:numId w:val="15"/>
        </w:numPr>
        <w:ind w:left="144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TANDEM </w:t>
      </w:r>
    </w:p>
    <w:p w:rsidR="00000000" w:rsidDel="00000000" w:rsidP="00000000" w:rsidRDefault="00000000" w:rsidRPr="00000000" w14:paraId="0000014A">
      <w:pPr>
        <w:numPr>
          <w:ilvl w:val="1"/>
          <w:numId w:val="15"/>
        </w:numPr>
        <w:ind w:left="216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incidió mucho en la propósito de que la evaluación sea útil </w:t>
      </w:r>
    </w:p>
    <w:p w:rsidR="00000000" w:rsidDel="00000000" w:rsidP="00000000" w:rsidRDefault="00000000" w:rsidRPr="00000000" w14:paraId="0000014B">
      <w:pPr>
        <w:numPr>
          <w:ilvl w:val="1"/>
          <w:numId w:val="15"/>
        </w:numPr>
        <w:ind w:left="21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Entre los diferentes tipos de evaluación, se elige, </w:t>
      </w:r>
    </w:p>
    <w:p w:rsidR="00000000" w:rsidDel="00000000" w:rsidP="00000000" w:rsidRDefault="00000000" w:rsidRPr="00000000" w14:paraId="0000014C">
      <w:pPr>
        <w:numPr>
          <w:ilvl w:val="2"/>
          <w:numId w:val="15"/>
        </w:numPr>
        <w:ind w:left="28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Evaluación de impacto: ¿Qué transforma la caja de herramientas? </w:t>
      </w:r>
    </w:p>
    <w:p w:rsidR="00000000" w:rsidDel="00000000" w:rsidP="00000000" w:rsidRDefault="00000000" w:rsidRPr="00000000" w14:paraId="0000014D">
      <w:pPr>
        <w:numPr>
          <w:ilvl w:val="2"/>
          <w:numId w:val="15"/>
        </w:numPr>
        <w:ind w:left="288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Evaluación de la implementación: ¿Cómo se ha implementado y qué problemas ha habido?</w:t>
      </w:r>
    </w:p>
    <w:p w:rsidR="00000000" w:rsidDel="00000000" w:rsidP="00000000" w:rsidRDefault="00000000" w:rsidRPr="00000000" w14:paraId="0000014E">
      <w:pPr>
        <w:numPr>
          <w:ilvl w:val="1"/>
          <w:numId w:val="15"/>
        </w:numPr>
        <w:ind w:left="21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llevará a cabo en tres niveles: Económico, Social y medioambiental y Trabajo en red. </w:t>
      </w:r>
    </w:p>
    <w:p w:rsidR="00000000" w:rsidDel="00000000" w:rsidP="00000000" w:rsidRDefault="00000000" w:rsidRPr="00000000" w14:paraId="0000014F">
      <w:pPr>
        <w:numPr>
          <w:ilvl w:val="1"/>
          <w:numId w:val="15"/>
        </w:numPr>
        <w:ind w:left="21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 muy importante disponer de datos adecuados</w:t>
      </w:r>
    </w:p>
    <w:p w:rsidR="00000000" w:rsidDel="00000000" w:rsidP="00000000" w:rsidRDefault="00000000" w:rsidRPr="00000000" w14:paraId="00000150">
      <w:pPr>
        <w:numPr>
          <w:ilvl w:val="1"/>
          <w:numId w:val="15"/>
        </w:numPr>
        <w:ind w:left="144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Food-Hubs</w:t>
      </w:r>
    </w:p>
    <w:p w:rsidR="00000000" w:rsidDel="00000000" w:rsidP="00000000" w:rsidRDefault="00000000" w:rsidRPr="00000000" w14:paraId="00000151">
      <w:pPr>
        <w:numPr>
          <w:ilvl w:val="2"/>
          <w:numId w:val="15"/>
        </w:numPr>
        <w:ind w:left="21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referencia a los datos, se recalca el problema de las personas productoras para registrarlas</w:t>
      </w:r>
    </w:p>
    <w:p w:rsidR="00000000" w:rsidDel="00000000" w:rsidP="00000000" w:rsidRDefault="00000000" w:rsidRPr="00000000" w14:paraId="00000152">
      <w:pPr>
        <w:numPr>
          <w:ilvl w:val="2"/>
          <w:numId w:val="15"/>
        </w:numPr>
        <w:ind w:left="21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ciertos indicadores se constata que habrá que realizarlo de forma indirecta</w:t>
      </w:r>
    </w:p>
    <w:p w:rsidR="00000000" w:rsidDel="00000000" w:rsidP="00000000" w:rsidRDefault="00000000" w:rsidRPr="00000000" w14:paraId="00000153">
      <w:pPr>
        <w:numPr>
          <w:ilvl w:val="2"/>
          <w:numId w:val="15"/>
        </w:numPr>
        <w:ind w:left="21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sobreimplicación de trabajos para GIASAT se financiará a través de la Fundación Entretantos. </w:t>
      </w:r>
    </w:p>
    <w:p w:rsidR="00000000" w:rsidDel="00000000" w:rsidP="00000000" w:rsidRDefault="00000000" w:rsidRPr="00000000" w14:paraId="00000154">
      <w:pPr>
        <w:numPr>
          <w:ilvl w:val="2"/>
          <w:numId w:val="15"/>
        </w:numPr>
        <w:ind w:left="216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Es necesario ajustar la participación, por la falta de tiempo de los HUBS. </w:t>
      </w:r>
    </w:p>
    <w:p w:rsidR="00000000" w:rsidDel="00000000" w:rsidP="00000000" w:rsidRDefault="00000000" w:rsidRPr="00000000" w14:paraId="00000155">
      <w:pPr>
        <w:numPr>
          <w:ilvl w:val="0"/>
          <w:numId w:val="1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Durante los meses de mayo y junio, TANDEM trabajó en adecuar la propuesta, que finalmente condujo a una reunión el 12 de Julio de 2021 donde GIASAT validó la metodología a nivel global y también se concretaron ciertos aspectos</w:t>
      </w:r>
    </w:p>
    <w:p w:rsidR="00000000" w:rsidDel="00000000" w:rsidP="00000000" w:rsidRDefault="00000000" w:rsidRPr="00000000" w14:paraId="00000156">
      <w:pPr>
        <w:numPr>
          <w:ilvl w:val="1"/>
          <w:numId w:val="15"/>
        </w:numPr>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Listado de las personas a participar en la evaluación </w:t>
      </w:r>
    </w:p>
    <w:p w:rsidR="00000000" w:rsidDel="00000000" w:rsidP="00000000" w:rsidRDefault="00000000" w:rsidRPr="00000000" w14:paraId="00000157">
      <w:pPr>
        <w:numPr>
          <w:ilvl w:val="1"/>
          <w:numId w:val="15"/>
        </w:numPr>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Checklist con la información de partida, necesaria para poder desarrollar la encuesta y las variables disponibles de forma indirecta.</w:t>
      </w:r>
    </w:p>
    <w:p w:rsidR="00000000" w:rsidDel="00000000" w:rsidP="00000000" w:rsidRDefault="00000000" w:rsidRPr="00000000" w14:paraId="00000158">
      <w:pPr>
        <w:numPr>
          <w:ilvl w:val="0"/>
          <w:numId w:val="1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Durante el mes de agosto hubo un parón técnico. </w:t>
      </w:r>
    </w:p>
    <w:p w:rsidR="00000000" w:rsidDel="00000000" w:rsidP="00000000" w:rsidRDefault="00000000" w:rsidRPr="00000000" w14:paraId="00000159">
      <w:pPr>
        <w:numPr>
          <w:ilvl w:val="0"/>
          <w:numId w:val="1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El 15 de septiembre se tuvo una reunión en profundidad para trabajar la Matriz de Evaluación DetalladaV1. En esta reunión salió el material necesario para re-evaluar la Matriz de Evaluación Detallada, que condujo a su V2. Una vez detallada la matriz, TANDEM empezó a trabajar en las encuestas, cuya primera versión y fue propuesta a mediados de octubre de 2021.</w:t>
      </w:r>
    </w:p>
    <w:p w:rsidR="00000000" w:rsidDel="00000000" w:rsidP="00000000" w:rsidRDefault="00000000" w:rsidRPr="00000000" w14:paraId="0000015A">
      <w:pPr>
        <w:numPr>
          <w:ilvl w:val="0"/>
          <w:numId w:val="1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Durante el mes de octubre se procedió a validar encuestas (correcciones, lenguaje, errores, dudas...) mediante una plantilla de evaluación. Por otro lado, TANDEM propuso el enfoque de sesión con los responsables de los food-hubs.</w:t>
      </w:r>
    </w:p>
    <w:p w:rsidR="00000000" w:rsidDel="00000000" w:rsidP="00000000" w:rsidRDefault="00000000" w:rsidRPr="00000000" w14:paraId="0000015B">
      <w:pPr>
        <w:numPr>
          <w:ilvl w:val="1"/>
          <w:numId w:val="15"/>
        </w:numPr>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Público objetivo</w:t>
      </w:r>
    </w:p>
    <w:p w:rsidR="00000000" w:rsidDel="00000000" w:rsidP="00000000" w:rsidRDefault="00000000" w:rsidRPr="00000000" w14:paraId="0000015C">
      <w:pPr>
        <w:numPr>
          <w:ilvl w:val="1"/>
          <w:numId w:val="15"/>
        </w:numPr>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Temas clave a tratar</w:t>
      </w:r>
    </w:p>
    <w:p w:rsidR="00000000" w:rsidDel="00000000" w:rsidP="00000000" w:rsidRDefault="00000000" w:rsidRPr="00000000" w14:paraId="0000015D">
      <w:pPr>
        <w:numPr>
          <w:ilvl w:val="0"/>
          <w:numId w:val="1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En noviembre, se llegaron a las siguientes conclusiones</w:t>
      </w:r>
    </w:p>
    <w:p w:rsidR="00000000" w:rsidDel="00000000" w:rsidP="00000000" w:rsidRDefault="00000000" w:rsidRPr="00000000" w14:paraId="0000015E">
      <w:pPr>
        <w:numPr>
          <w:ilvl w:val="1"/>
          <w:numId w:val="15"/>
        </w:numPr>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Existe un problema de enfoque actual al comparar sólo un mes octubre 2020 vs octubre 2021 vs un mes a definir en 2022. El estudio no recogerá la realidad estacional de los Food-Hubs y los productores (fruto de la estacionalidad de su actividad productiva y de su actividad comercial). Además, puede que los productores no tengan cifras económicas mensuales exactas.</w:t>
      </w:r>
    </w:p>
    <w:p w:rsidR="00000000" w:rsidDel="00000000" w:rsidP="00000000" w:rsidRDefault="00000000" w:rsidRPr="00000000" w14:paraId="0000015F">
      <w:pPr>
        <w:numPr>
          <w:ilvl w:val="1"/>
          <w:numId w:val="15"/>
        </w:numPr>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propuesta de solución supone comparar todo 2020, todo 2021, y 2022 (seguramente extrapolado con cifras del primer semestre). </w:t>
      </w:r>
    </w:p>
    <w:p w:rsidR="00000000" w:rsidDel="00000000" w:rsidP="00000000" w:rsidRDefault="00000000" w:rsidRPr="00000000" w14:paraId="00000160">
      <w:pPr>
        <w:numPr>
          <w:ilvl w:val="0"/>
          <w:numId w:val="1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Debido a la importante carga de trabajo de todo el equipo de GIASAT a finales de 2021, se ha propuesto realizar la "sesión online con miembros de cada food-hub a implicar" en el mes de enero de 2022. </w:t>
      </w:r>
      <w:r w:rsidDel="00000000" w:rsidR="00000000" w:rsidRPr="00000000">
        <w:rPr>
          <w:rtl w:val="0"/>
        </w:rPr>
      </w:r>
    </w:p>
    <w:p w:rsidR="00000000" w:rsidDel="00000000" w:rsidP="00000000" w:rsidRDefault="00000000" w:rsidRPr="00000000" w14:paraId="00000161">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162">
      <w:pPr>
        <w:pStyle w:val="Heading1"/>
        <w:numPr>
          <w:ilvl w:val="0"/>
          <w:numId w:val="6"/>
        </w:numPr>
        <w:ind w:left="360" w:hanging="36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Puesta en valor del proyecto</w:t>
      </w:r>
    </w:p>
    <w:p w:rsidR="00000000" w:rsidDel="00000000" w:rsidP="00000000" w:rsidRDefault="00000000" w:rsidRPr="00000000" w14:paraId="00000163">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164">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¿Cómo se ha comunicado / puesto en valor / escalado el proyecto y sus aprendizajes? ¿En qué contextos, redes y encuentros se ha presentado? ¿Se han creado nuevas alianzas en torno a él? (Máximo 3000 caracteres, espacios incluidos)</w:t>
      </w:r>
    </w:p>
    <w:p w:rsidR="00000000" w:rsidDel="00000000" w:rsidP="00000000" w:rsidRDefault="00000000" w:rsidRPr="00000000" w14:paraId="00000165">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66">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los ultimos meses de proyecto se han realizado pocas acciones hacia el exterior ya que desde el equipo GIASAT hemos estado muy concentradas en fortalecer las acciones centrales del proyecto</w:t>
      </w:r>
      <w:r w:rsidDel="00000000" w:rsidR="00000000" w:rsidRPr="00000000">
        <w:rPr>
          <w:rFonts w:ascii="Century Gothic" w:cs="Century Gothic" w:eastAsia="Century Gothic" w:hAnsi="Century Gothic"/>
          <w:sz w:val="22"/>
          <w:szCs w:val="22"/>
          <w:rtl w:val="0"/>
        </w:rPr>
        <w:t xml:space="preserve">. A continuación, presentamos un breve resumen de las acciones más destacadas:</w:t>
      </w:r>
    </w:p>
    <w:p w:rsidR="00000000" w:rsidDel="00000000" w:rsidP="00000000" w:rsidRDefault="00000000" w:rsidRPr="00000000" w14:paraId="00000167">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8">
      <w:pPr>
        <w:ind w:left="0" w:firstLine="0"/>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169">
      <w:pPr>
        <w:numPr>
          <w:ilvl w:val="0"/>
          <w:numId w:val="4"/>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ya se explicó en la evaluación intermedia se han ampliado los territorios iniciales previstos en el proyecto (Andalucía, Aragón, Castilla León, Comunidad Valenciana y Madrid) a 4 territorios nuevos (Extremadura, Canarias, Cataluña y Galicia</w:t>
      </w:r>
      <w:r w:rsidDel="00000000" w:rsidR="00000000" w:rsidRPr="00000000">
        <w:rPr>
          <w:rtl w:val="0"/>
        </w:rPr>
      </w:r>
    </w:p>
    <w:p w:rsidR="00000000" w:rsidDel="00000000" w:rsidP="00000000" w:rsidRDefault="00000000" w:rsidRPr="00000000" w14:paraId="0000016A">
      <w:pPr>
        <w:numPr>
          <w:ilvl w:val="0"/>
          <w:numId w:val="4"/>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han tejido nuevas alianzas vinculadas a la búsqueda de financiación como es el caso de la Universidad de Alcalá y la Fundación vida sostenible.</w:t>
      </w:r>
    </w:p>
    <w:p w:rsidR="00000000" w:rsidDel="00000000" w:rsidP="00000000" w:rsidRDefault="00000000" w:rsidRPr="00000000" w14:paraId="0000016B">
      <w:pPr>
        <w:numPr>
          <w:ilvl w:val="0"/>
          <w:numId w:val="4"/>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ha diseñado un logo para GIASAT y se ha generado un </w:t>
      </w:r>
      <w:hyperlink r:id="rId13">
        <w:r w:rsidDel="00000000" w:rsidR="00000000" w:rsidRPr="00000000">
          <w:rPr>
            <w:rFonts w:ascii="Century Gothic" w:cs="Century Gothic" w:eastAsia="Century Gothic" w:hAnsi="Century Gothic"/>
            <w:color w:val="1155cc"/>
            <w:sz w:val="22"/>
            <w:szCs w:val="22"/>
            <w:u w:val="single"/>
            <w:rtl w:val="0"/>
          </w:rPr>
          <w:t xml:space="preserve">document</w:t>
        </w:r>
      </w:hyperlink>
      <w:hyperlink r:id="rId14">
        <w:r w:rsidDel="00000000" w:rsidR="00000000" w:rsidRPr="00000000">
          <w:rPr>
            <w:rFonts w:ascii="Century Gothic" w:cs="Century Gothic" w:eastAsia="Century Gothic" w:hAnsi="Century Gothic"/>
            <w:color w:val="1155cc"/>
            <w:sz w:val="22"/>
            <w:szCs w:val="22"/>
            <w:u w:val="single"/>
            <w:rtl w:val="0"/>
          </w:rPr>
          <w:t xml:space="preserve">o</w:t>
        </w:r>
      </w:hyperlink>
      <w:r w:rsidDel="00000000" w:rsidR="00000000" w:rsidRPr="00000000">
        <w:rPr>
          <w:rFonts w:ascii="Century Gothic" w:cs="Century Gothic" w:eastAsia="Century Gothic" w:hAnsi="Century Gothic"/>
          <w:sz w:val="22"/>
          <w:szCs w:val="22"/>
          <w:rtl w:val="0"/>
        </w:rPr>
        <w:t xml:space="preserve"> de presentación que funciona para explicar el proyecto. (Está pendiente su revisión después del plenario de noviembre ya que algunas cuestiones se han visto modificadas)</w:t>
      </w:r>
    </w:p>
    <w:p w:rsidR="00000000" w:rsidDel="00000000" w:rsidP="00000000" w:rsidRDefault="00000000" w:rsidRPr="00000000" w14:paraId="0000016C">
      <w:pPr>
        <w:numPr>
          <w:ilvl w:val="0"/>
          <w:numId w:val="4"/>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En noviembre se participó en el Forum Europeo de Agroecología como entidad responsable de la coordinación de uno de los grupos de trabajo </w:t>
      </w:r>
    </w:p>
    <w:p w:rsidR="00000000" w:rsidDel="00000000" w:rsidP="00000000" w:rsidRDefault="00000000" w:rsidRPr="00000000" w14:paraId="0000016D">
      <w:pPr>
        <w:ind w:left="0" w:firstLine="0"/>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16E">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F">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¿Cómo se ha comunicado la colaboración con la Fundación Daniel y Nina Carasso? (Máximo 1000 caracteres, espacios incluidos)</w:t>
      </w:r>
    </w:p>
    <w:p w:rsidR="00000000" w:rsidDel="00000000" w:rsidP="00000000" w:rsidRDefault="00000000" w:rsidRPr="00000000" w14:paraId="00000170">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171">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los eventos que se han llevado a cabo se ha visibilizado el apoyo de la fundación tanto en los materiales comunicativos como en las presentaciones y ponencias. </w:t>
      </w:r>
    </w:p>
    <w:p w:rsidR="00000000" w:rsidDel="00000000" w:rsidP="00000000" w:rsidRDefault="00000000" w:rsidRPr="00000000" w14:paraId="00000172">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3">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Aunque Giasat aún no tiene web propia las entidades que forman parte de GIASAT si que han visibilizado el apoyo de la Fundación para la elaboración de este proyecto. </w:t>
      </w:r>
    </w:p>
    <w:p w:rsidR="00000000" w:rsidDel="00000000" w:rsidP="00000000" w:rsidRDefault="00000000" w:rsidRPr="00000000" w14:paraId="00000174">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5">
      <w:pPr>
        <w:jc w:val="both"/>
        <w:rPr>
          <w:rFonts w:ascii="Century Gothic" w:cs="Century Gothic" w:eastAsia="Century Gothic" w:hAnsi="Century Gothic"/>
          <w:color w:val="ff0000"/>
          <w:sz w:val="22"/>
          <w:szCs w:val="22"/>
        </w:rPr>
      </w:pPr>
      <w:r w:rsidDel="00000000" w:rsidR="00000000" w:rsidRPr="00000000">
        <w:rPr>
          <w:rtl w:val="0"/>
        </w:rPr>
      </w:r>
    </w:p>
    <w:p w:rsidR="00000000" w:rsidDel="00000000" w:rsidP="00000000" w:rsidRDefault="00000000" w:rsidRPr="00000000" w14:paraId="00000176">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Material audiovisual y otros recursos relevantes del proyecto:</w:t>
      </w:r>
    </w:p>
    <w:p w:rsidR="00000000" w:rsidDel="00000000" w:rsidP="00000000" w:rsidRDefault="00000000" w:rsidRPr="00000000" w14:paraId="00000177">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Por favor, adjunta aquí una selección de recursos especialmente relevantes que haya generado el proyecto durante el último año, en cualquier formato (en caso de material audiovisual, en alta definición). Por ejemplo, fotografías, ilustraciones, vídeos, podcasts, relatorías, publicaciones, documentales… Por favor, trata de incluir todos aquellos recursos que resuman y transmitan especialmente bien la esencia del proyecto.</w:t>
      </w:r>
    </w:p>
    <w:p w:rsidR="00000000" w:rsidDel="00000000" w:rsidP="00000000" w:rsidRDefault="00000000" w:rsidRPr="00000000" w14:paraId="00000178">
      <w:pPr>
        <w:jc w:val="both"/>
        <w:rPr>
          <w:rFonts w:ascii="Century Gothic" w:cs="Century Gothic" w:eastAsia="Century Gothic" w:hAnsi="Century Gothic"/>
          <w:i w:val="1"/>
          <w:color w:val="ff0000"/>
          <w:sz w:val="22"/>
          <w:szCs w:val="22"/>
        </w:rPr>
      </w:pPr>
      <w:r w:rsidDel="00000000" w:rsidR="00000000" w:rsidRPr="00000000">
        <w:rPr>
          <w:rtl w:val="0"/>
        </w:rPr>
      </w:r>
    </w:p>
    <w:p w:rsidR="00000000" w:rsidDel="00000000" w:rsidP="00000000" w:rsidRDefault="00000000" w:rsidRPr="00000000" w14:paraId="00000179">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IMPORTANTE: </w:t>
      </w:r>
      <w:r w:rsidDel="00000000" w:rsidR="00000000" w:rsidRPr="00000000">
        <w:rPr>
          <w:rFonts w:ascii="Century Gothic" w:cs="Century Gothic" w:eastAsia="Century Gothic" w:hAnsi="Century Gothic"/>
          <w:i w:val="1"/>
          <w:sz w:val="22"/>
          <w:szCs w:val="22"/>
          <w:u w:val="single"/>
          <w:rtl w:val="0"/>
        </w:rPr>
        <w:t xml:space="preserve">especificar en cada caso la autoría correspondiente</w:t>
      </w:r>
      <w:r w:rsidDel="00000000" w:rsidR="00000000" w:rsidRPr="00000000">
        <w:rPr>
          <w:rFonts w:ascii="Century Gothic" w:cs="Century Gothic" w:eastAsia="Century Gothic" w:hAnsi="Century Gothic"/>
          <w:i w:val="1"/>
          <w:sz w:val="22"/>
          <w:szCs w:val="22"/>
          <w:rtl w:val="0"/>
        </w:rPr>
        <w:t xml:space="preserve"> (créditos, licencias libres…), incluyéndola en el nombre de cada archivo. Estos materiales serán utilizados por la Fundación, en su caso y con la correspondiente autorización, para dar visibilidad al proyecto, así como a las diferentes líneas de trabajo de la Fundación.</w:t>
      </w:r>
    </w:p>
    <w:p w:rsidR="00000000" w:rsidDel="00000000" w:rsidP="00000000" w:rsidRDefault="00000000" w:rsidRPr="00000000" w14:paraId="0000017A">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B">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C">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D">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Continuidad del proyecto</w:t>
      </w:r>
    </w:p>
    <w:p w:rsidR="00000000" w:rsidDel="00000000" w:rsidP="00000000" w:rsidRDefault="00000000" w:rsidRPr="00000000" w14:paraId="0000017E">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F">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¿Se prevé que el proyecto tenga continuidad después de la finalización del acompañamiento económico de la Fundación Daniel y Nina Carasso? ¿En caso de que así sea, cómo se está trabajando la sostenibilidad del proyecto? En lo relativo a la sostenibilidad económica de la iniciativa: ¿ha elaborado el pro</w:t>
      </w:r>
      <w:r w:rsidDel="00000000" w:rsidR="00000000" w:rsidRPr="00000000">
        <w:rPr>
          <w:rFonts w:ascii="Century Gothic" w:cs="Century Gothic" w:eastAsia="Century Gothic" w:hAnsi="Century Gothic"/>
          <w:b w:val="1"/>
          <w:i w:val="1"/>
          <w:sz w:val="22"/>
          <w:szCs w:val="22"/>
          <w:rtl w:val="0"/>
        </w:rPr>
        <w:t xml:space="preserve">yecto un plan de </w:t>
      </w:r>
      <w:r w:rsidDel="00000000" w:rsidR="00000000" w:rsidRPr="00000000">
        <w:rPr>
          <w:rFonts w:ascii="Century Gothic" w:cs="Century Gothic" w:eastAsia="Century Gothic" w:hAnsi="Century Gothic"/>
          <w:b w:val="1"/>
          <w:i w:val="1"/>
          <w:sz w:val="22"/>
          <w:szCs w:val="22"/>
          <w:rtl w:val="0"/>
        </w:rPr>
        <w:t xml:space="preserve">financiación? ¿Se han buscado nuevos apoyos o vías de financiación? ¿Cuáles? (Máximo 3000 caracteres, espacios incluidos)</w:t>
      </w:r>
    </w:p>
    <w:p w:rsidR="00000000" w:rsidDel="00000000" w:rsidP="00000000" w:rsidRDefault="00000000" w:rsidRPr="00000000" w14:paraId="00000180">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81">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estos meses hemos continuado trabajando con el fin de poder ampliar la financiación del proyecto GIASAT. </w:t>
      </w:r>
    </w:p>
    <w:p w:rsidR="00000000" w:rsidDel="00000000" w:rsidP="00000000" w:rsidRDefault="00000000" w:rsidRPr="00000000" w14:paraId="00000182">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3">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el último trimestre </w:t>
      </w:r>
      <w:r w:rsidDel="00000000" w:rsidR="00000000" w:rsidRPr="00000000">
        <w:rPr>
          <w:rFonts w:ascii="Century Gothic" w:cs="Century Gothic" w:eastAsia="Century Gothic" w:hAnsi="Century Gothic"/>
          <w:b w:val="1"/>
          <w:sz w:val="22"/>
          <w:szCs w:val="22"/>
          <w:rtl w:val="0"/>
        </w:rPr>
        <w:t xml:space="preserve">hemos participado con mucho interés en la formación impartida por Diagram</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rtl w:val="0"/>
        </w:rPr>
        <w:t xml:space="preserve">Estamos trabajando en la formulación del proyecto de cara a hacerlo más atractivo para posibles financiadores y hemos tenido una reunión de grupo individualmente con Diagram Consultores para evaluar dicha formulación. Además hemos actualizado nuestras cuentas de linkedin para la búsqueda de colaboradores, creado un logo y estamos trabajando en la página web para GIASAT. </w:t>
      </w:r>
    </w:p>
    <w:p w:rsidR="00000000" w:rsidDel="00000000" w:rsidP="00000000" w:rsidRDefault="00000000" w:rsidRPr="00000000" w14:paraId="00000184">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5">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ya se comentó en la memoria intermedia </w:t>
      </w:r>
      <w:r w:rsidDel="00000000" w:rsidR="00000000" w:rsidRPr="00000000">
        <w:rPr>
          <w:rFonts w:ascii="Century Gothic" w:cs="Century Gothic" w:eastAsia="Century Gothic" w:hAnsi="Century Gothic"/>
          <w:b w:val="1"/>
          <w:sz w:val="22"/>
          <w:szCs w:val="22"/>
          <w:rtl w:val="0"/>
        </w:rPr>
        <w:t xml:space="preserve">se ha realizado una revisión exhaustiva de las posibilidades de financiación del Plan de Recuperación, Transición y Resiliencia, </w:t>
      </w:r>
      <w:r w:rsidDel="00000000" w:rsidR="00000000" w:rsidRPr="00000000">
        <w:rPr>
          <w:rFonts w:ascii="Century Gothic" w:cs="Century Gothic" w:eastAsia="Century Gothic" w:hAnsi="Century Gothic"/>
          <w:sz w:val="22"/>
          <w:szCs w:val="22"/>
          <w:rtl w:val="0"/>
        </w:rPr>
        <w:t xml:space="preserve">proveniente fundamentalmente de los Fondos Next-Generation de la UE.  Hemos podido identificar hasta 5 posibles líneas ministeriales en las cuales tendría cabida nuestro proyecto, aunque la indefinición actual es mucha y tan sólo contamos con algunos borradores de las órdenes que permitirán regular la financiación.  Durante el mes de Enero se han publicado las bases que regirán una de las convocatorias que mejor se ajustan con nuestra propuesta vinculada al reto demográfico y estamos trabajando ya en su redacción. </w:t>
      </w:r>
    </w:p>
    <w:p w:rsidR="00000000" w:rsidDel="00000000" w:rsidP="00000000" w:rsidRDefault="00000000" w:rsidRPr="00000000" w14:paraId="00000186">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7">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Algunos de los hitos más destacados en estos últimos meses de proyecto en cuanto a financiación han sido:</w:t>
      </w:r>
    </w:p>
    <w:p w:rsidR="00000000" w:rsidDel="00000000" w:rsidP="00000000" w:rsidRDefault="00000000" w:rsidRPr="00000000" w14:paraId="00000188">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9">
      <w:pPr>
        <w:numPr>
          <w:ilvl w:val="0"/>
          <w:numId w:val="17"/>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presentó y fue denegado el </w:t>
      </w:r>
      <w:hyperlink r:id="rId15">
        <w:r w:rsidDel="00000000" w:rsidR="00000000" w:rsidRPr="00000000">
          <w:rPr>
            <w:rFonts w:ascii="Century Gothic" w:cs="Century Gothic" w:eastAsia="Century Gothic" w:hAnsi="Century Gothic"/>
            <w:color w:val="1155cc"/>
            <w:sz w:val="22"/>
            <w:szCs w:val="22"/>
            <w:u w:val="single"/>
            <w:rtl w:val="0"/>
          </w:rPr>
          <w:t xml:space="preserve">proyecto</w:t>
        </w:r>
      </w:hyperlink>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rtl w:val="0"/>
        </w:rPr>
        <w:t xml:space="preserve">Food Hubs sostenibles: palanca de transición de los sistemas alimentarios territorializados” </w:t>
      </w:r>
      <w:r w:rsidDel="00000000" w:rsidR="00000000" w:rsidRPr="00000000">
        <w:rPr>
          <w:rFonts w:ascii="Century Gothic" w:cs="Century Gothic" w:eastAsia="Century Gothic" w:hAnsi="Century Gothic"/>
          <w:sz w:val="22"/>
          <w:szCs w:val="22"/>
          <w:rtl w:val="0"/>
        </w:rPr>
        <w:t xml:space="preserve">a la convocatoria de ayudas de </w:t>
      </w:r>
      <w:r w:rsidDel="00000000" w:rsidR="00000000" w:rsidRPr="00000000">
        <w:rPr>
          <w:rFonts w:ascii="Century Gothic" w:cs="Century Gothic" w:eastAsia="Century Gothic" w:hAnsi="Century Gothic"/>
          <w:b w:val="1"/>
          <w:sz w:val="22"/>
          <w:szCs w:val="22"/>
          <w:rtl w:val="0"/>
        </w:rPr>
        <w:t xml:space="preserve">Agenda2030</w:t>
      </w: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18A">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B">
      <w:pPr>
        <w:numPr>
          <w:ilvl w:val="0"/>
          <w:numId w:val="18"/>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estuvo trabajando pero finalmente no fue presentada una propuesta a la convocatoria de proyectos “</w:t>
      </w:r>
      <w:r w:rsidDel="00000000" w:rsidR="00000000" w:rsidRPr="00000000">
        <w:rPr>
          <w:rFonts w:ascii="Century Gothic" w:cs="Century Gothic" w:eastAsia="Century Gothic" w:hAnsi="Century Gothic"/>
          <w:b w:val="1"/>
          <w:sz w:val="22"/>
          <w:szCs w:val="22"/>
          <w:rtl w:val="0"/>
        </w:rPr>
        <w:t xml:space="preserve">S</w:t>
      </w:r>
      <w:r w:rsidDel="00000000" w:rsidR="00000000" w:rsidRPr="00000000">
        <w:rPr>
          <w:rFonts w:ascii="Century Gothic" w:cs="Century Gothic" w:eastAsia="Century Gothic" w:hAnsi="Century Gothic"/>
          <w:b w:val="1"/>
          <w:sz w:val="22"/>
          <w:szCs w:val="22"/>
          <w:rtl w:val="0"/>
        </w:rPr>
        <w:t xml:space="preserve">ubvenciones a grandes proyectos transformadores de índole científico-técnica para la promoción de la bioeconomía y la contribución a la transición ecológica”</w:t>
      </w:r>
      <w:r w:rsidDel="00000000" w:rsidR="00000000" w:rsidRPr="00000000">
        <w:rPr>
          <w:rFonts w:ascii="Century Gothic" w:cs="Century Gothic" w:eastAsia="Century Gothic" w:hAnsi="Century Gothic"/>
          <w:sz w:val="22"/>
          <w:szCs w:val="22"/>
          <w:rtl w:val="0"/>
        </w:rPr>
        <w:t xml:space="preserve">, ya que el consorcio que se había formado finalmente decidió no presentarse.</w:t>
      </w:r>
    </w:p>
    <w:p w:rsidR="00000000" w:rsidDel="00000000" w:rsidP="00000000" w:rsidRDefault="00000000" w:rsidRPr="00000000" w14:paraId="0000018C">
      <w:pPr>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D">
      <w:pPr>
        <w:numPr>
          <w:ilvl w:val="0"/>
          <w:numId w:val="18"/>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presentó la experiencia de GIASAT a los</w:t>
      </w:r>
      <w:r w:rsidDel="00000000" w:rsidR="00000000" w:rsidRPr="00000000">
        <w:rPr>
          <w:rFonts w:ascii="Century Gothic" w:cs="Century Gothic" w:eastAsia="Century Gothic" w:hAnsi="Century Gothic"/>
          <w:b w:val="1"/>
          <w:sz w:val="22"/>
          <w:szCs w:val="22"/>
          <w:rtl w:val="0"/>
        </w:rPr>
        <w:t xml:space="preserve"> premios FAMAE </w:t>
      </w:r>
      <w:r w:rsidDel="00000000" w:rsidR="00000000" w:rsidRPr="00000000">
        <w:rPr>
          <w:rFonts w:ascii="Century Gothic" w:cs="Century Gothic" w:eastAsia="Century Gothic" w:hAnsi="Century Gothic"/>
          <w:sz w:val="22"/>
          <w:szCs w:val="22"/>
          <w:rtl w:val="0"/>
        </w:rPr>
        <w:t xml:space="preserve">pero no se superó el segundo corte de selección. </w:t>
      </w:r>
    </w:p>
    <w:p w:rsidR="00000000" w:rsidDel="00000000" w:rsidP="00000000" w:rsidRDefault="00000000" w:rsidRPr="00000000" w14:paraId="0000018E">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F">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0">
      <w:pPr>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Gracias al trabajo desarrollado con Diagram consultores y el trabajo de evaluación realizado por GIASAT estamos terminando un nuevo marco lógico que refleje los objetivos, las aciones (en </w:t>
      </w:r>
      <w:hyperlink r:id="rId16">
        <w:r w:rsidDel="00000000" w:rsidR="00000000" w:rsidRPr="00000000">
          <w:rPr>
            <w:rFonts w:ascii="Century Gothic" w:cs="Century Gothic" w:eastAsia="Century Gothic" w:hAnsi="Century Gothic"/>
            <w:color w:val="1155cc"/>
            <w:sz w:val="22"/>
            <w:szCs w:val="22"/>
            <w:u w:val="single"/>
            <w:rtl w:val="0"/>
          </w:rPr>
          <w:t xml:space="preserve">este</w:t>
        </w:r>
      </w:hyperlink>
      <w:r w:rsidDel="00000000" w:rsidR="00000000" w:rsidRPr="00000000">
        <w:rPr>
          <w:rFonts w:ascii="Century Gothic" w:cs="Century Gothic" w:eastAsia="Century Gothic" w:hAnsi="Century Gothic"/>
          <w:sz w:val="22"/>
          <w:szCs w:val="22"/>
          <w:rtl w:val="0"/>
        </w:rPr>
        <w:t xml:space="preserve"> documento se puede consultar un resumen que aún estamos afinando) y los resultados que pensamos sería falta abordar para poder avanzar en el cumplimiento de los objetivos generales marcados por GIASAT. </w:t>
      </w:r>
    </w:p>
    <w:p w:rsidR="00000000" w:rsidDel="00000000" w:rsidP="00000000" w:rsidRDefault="00000000" w:rsidRPr="00000000" w14:paraId="00000191">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2">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3">
      <w:pPr>
        <w:pStyle w:val="Heading1"/>
        <w:numPr>
          <w:ilvl w:val="0"/>
          <w:numId w:val="6"/>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Seguimiento y justificación económica</w:t>
      </w:r>
    </w:p>
    <w:p w:rsidR="00000000" w:rsidDel="00000000" w:rsidP="00000000" w:rsidRDefault="00000000" w:rsidRPr="00000000" w14:paraId="00000194">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5">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Se ruega adjuntar a este informe el Excel “</w:t>
      </w:r>
      <w:r w:rsidDel="00000000" w:rsidR="00000000" w:rsidRPr="00000000">
        <w:rPr>
          <w:rFonts w:ascii="Century Gothic" w:cs="Century Gothic" w:eastAsia="Century Gothic" w:hAnsi="Century Gothic"/>
          <w:b w:val="1"/>
          <w:i w:val="1"/>
          <w:sz w:val="22"/>
          <w:szCs w:val="22"/>
          <w:rtl w:val="0"/>
        </w:rPr>
        <w:t xml:space="preserve">Seguimiento y justificación económica</w:t>
      </w:r>
      <w:r w:rsidDel="00000000" w:rsidR="00000000" w:rsidRPr="00000000">
        <w:rPr>
          <w:rFonts w:ascii="Century Gothic" w:cs="Century Gothic" w:eastAsia="Century Gothic" w:hAnsi="Century Gothic"/>
          <w:i w:val="1"/>
          <w:sz w:val="22"/>
          <w:szCs w:val="22"/>
          <w:rtl w:val="0"/>
        </w:rPr>
        <w:t xml:space="preserve">”, debidamente cumplimentado. Descarga aquí la plantilla.</w:t>
      </w:r>
    </w:p>
    <w:p w:rsidR="00000000" w:rsidDel="00000000" w:rsidP="00000000" w:rsidRDefault="00000000" w:rsidRPr="00000000" w14:paraId="00000196">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97">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El documento consta de varias pestañas. Para más información acerca de cómo cumplimentarlo, consulta por favor el documento “</w:t>
      </w:r>
      <w:r w:rsidDel="00000000" w:rsidR="00000000" w:rsidRPr="00000000">
        <w:rPr>
          <w:rFonts w:ascii="Century Gothic" w:cs="Century Gothic" w:eastAsia="Century Gothic" w:hAnsi="Century Gothic"/>
          <w:b w:val="1"/>
          <w:i w:val="1"/>
          <w:sz w:val="22"/>
          <w:szCs w:val="22"/>
          <w:rtl w:val="0"/>
        </w:rPr>
        <w:t xml:space="preserve">Guía seguimiento y justificación económica</w:t>
      </w:r>
      <w:r w:rsidDel="00000000" w:rsidR="00000000" w:rsidRPr="00000000">
        <w:rPr>
          <w:rFonts w:ascii="Century Gothic" w:cs="Century Gothic" w:eastAsia="Century Gothic" w:hAnsi="Century Gothic"/>
          <w:i w:val="1"/>
          <w:sz w:val="22"/>
          <w:szCs w:val="22"/>
          <w:rtl w:val="0"/>
        </w:rPr>
        <w:t xml:space="preserve">”. En todo caso, el Excel debe permitir comparar a primera vista el importe ejecutado en cada línea presupuestaria con su estimación propuesta en el presupuesto presentado en la solicitud de subvención del proyecto. También es necesario que aparezcan claramente explicadas en la columna “</w:t>
      </w:r>
      <w:r w:rsidDel="00000000" w:rsidR="00000000" w:rsidRPr="00000000">
        <w:rPr>
          <w:rFonts w:ascii="Century Gothic" w:cs="Century Gothic" w:eastAsia="Century Gothic" w:hAnsi="Century Gothic"/>
          <w:b w:val="1"/>
          <w:i w:val="1"/>
          <w:sz w:val="22"/>
          <w:szCs w:val="22"/>
          <w:rtl w:val="0"/>
        </w:rPr>
        <w:t xml:space="preserve">Explicación desviaciones</w:t>
      </w:r>
      <w:r w:rsidDel="00000000" w:rsidR="00000000" w:rsidRPr="00000000">
        <w:rPr>
          <w:rFonts w:ascii="Century Gothic" w:cs="Century Gothic" w:eastAsia="Century Gothic" w:hAnsi="Century Gothic"/>
          <w:i w:val="1"/>
          <w:sz w:val="22"/>
          <w:szCs w:val="22"/>
          <w:rtl w:val="0"/>
        </w:rPr>
        <w:t xml:space="preserve">” de la pestaña "Resumen justificación" las eventuales desviaciones (por ejemplo: nueva fuente de financiación, pérdida de un financiador, rebaja en el coste de un material, etc.).</w:t>
      </w:r>
    </w:p>
    <w:p w:rsidR="00000000" w:rsidDel="00000000" w:rsidP="00000000" w:rsidRDefault="00000000" w:rsidRPr="00000000" w14:paraId="00000198">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99">
      <w:pPr>
        <w:jc w:val="both"/>
        <w:rPr>
          <w:rFonts w:ascii="Century Gothic" w:cs="Century Gothic" w:eastAsia="Century Gothic" w:hAnsi="Century Gothic"/>
          <w:b w:val="1"/>
          <w:i w:val="1"/>
          <w:sz w:val="22"/>
          <w:szCs w:val="22"/>
          <w:u w:val="single"/>
        </w:rPr>
      </w:pPr>
      <w:r w:rsidDel="00000000" w:rsidR="00000000" w:rsidRPr="00000000">
        <w:rPr>
          <w:rFonts w:ascii="Century Gothic" w:cs="Century Gothic" w:eastAsia="Century Gothic" w:hAnsi="Century Gothic"/>
          <w:b w:val="1"/>
          <w:i w:val="1"/>
          <w:sz w:val="22"/>
          <w:szCs w:val="22"/>
          <w:u w:val="single"/>
          <w:rtl w:val="0"/>
        </w:rPr>
        <w:t xml:space="preserve">IMPORTANTE: en el caso de que tu organización esté exenta de IVA, háznoslo saber y te haremos llegar una plantilla adaptada.</w:t>
      </w:r>
    </w:p>
    <w:p w:rsidR="00000000" w:rsidDel="00000000" w:rsidP="00000000" w:rsidRDefault="00000000" w:rsidRPr="00000000" w14:paraId="0000019A">
      <w:pPr>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19B">
      <w:pPr>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19C">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D">
      <w:pPr>
        <w:pStyle w:val="Heading1"/>
        <w:numPr>
          <w:ilvl w:val="0"/>
          <w:numId w:val="5"/>
        </w:numPr>
        <w:ind w:left="357" w:hanging="357"/>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Futuro del proyecto y solicitudes de modificación </w:t>
      </w:r>
    </w:p>
    <w:p w:rsidR="00000000" w:rsidDel="00000000" w:rsidP="00000000" w:rsidRDefault="00000000" w:rsidRPr="00000000" w14:paraId="0000019E">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F">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En caso de que se hayan producido modificaciones en el proyecto, describirlas aquí brevemente. Asimismo, en caso de ser necesario, incluir aquí eventuales solicitudes de cambio o modificaciones en el proyecto (estrategia, plan de actividades, presupuesto, aliados o colaboradores principales, transformaciones previstas) que deban ser aprobadas por la Fundación. </w:t>
      </w:r>
      <w:r w:rsidDel="00000000" w:rsidR="00000000" w:rsidRPr="00000000">
        <w:rPr>
          <w:rFonts w:ascii="Century Gothic" w:cs="Century Gothic" w:eastAsia="Century Gothic" w:hAnsi="Century Gothic"/>
          <w:b w:val="1"/>
          <w:i w:val="1"/>
          <w:sz w:val="22"/>
          <w:szCs w:val="22"/>
          <w:u w:val="single"/>
          <w:rtl w:val="0"/>
        </w:rPr>
        <w:t xml:space="preserve">Recuerda que cualquier modificación significativa del proyecto ha de ser previamente validada por la Fundación</w:t>
      </w:r>
      <w:r w:rsidDel="00000000" w:rsidR="00000000" w:rsidRPr="00000000">
        <w:rPr>
          <w:rFonts w:ascii="Century Gothic" w:cs="Century Gothic" w:eastAsia="Century Gothic" w:hAnsi="Century Gothic"/>
          <w:b w:val="1"/>
          <w:i w:val="1"/>
          <w:sz w:val="22"/>
          <w:szCs w:val="22"/>
          <w:rtl w:val="0"/>
        </w:rPr>
        <w:t xml:space="preserve">. Para más información, nos remitimos a la documentación facilitada en el seminario de arranque de proyectos (Máximo 3000 caracteres, espacios incluidos).</w:t>
      </w:r>
    </w:p>
    <w:p w:rsidR="00000000" w:rsidDel="00000000" w:rsidP="00000000" w:rsidRDefault="00000000" w:rsidRPr="00000000" w14:paraId="000001A0">
      <w:pPr>
        <w:jc w:val="both"/>
        <w:rPr>
          <w:rFonts w:ascii="Century Gothic" w:cs="Century Gothic" w:eastAsia="Century Gothic" w:hAnsi="Century Gothic"/>
          <w:b w:val="1"/>
          <w:i w:val="1"/>
          <w:sz w:val="22"/>
          <w:szCs w:val="22"/>
        </w:rPr>
      </w:pPr>
      <w:r w:rsidDel="00000000" w:rsidR="00000000" w:rsidRPr="00000000">
        <w:rPr>
          <w:rtl w:val="0"/>
        </w:rPr>
      </w:r>
    </w:p>
    <w:p w:rsidR="00000000" w:rsidDel="00000000" w:rsidP="00000000" w:rsidRDefault="00000000" w:rsidRPr="00000000" w14:paraId="000001A1">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este semestre no se han producido modificaciones significativas. solamente habría que comentar que se han recolocado algunas partidas de personal ya que desde ISEC-UCO se ha realizado una menor dedicación de la prevista y ha sido asumida desde Germinando. </w:t>
      </w:r>
    </w:p>
    <w:p w:rsidR="00000000" w:rsidDel="00000000" w:rsidP="00000000" w:rsidRDefault="00000000" w:rsidRPr="00000000" w14:paraId="000001A2">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A3">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 </w:t>
      </w:r>
    </w:p>
    <w:p w:rsidR="00000000" w:rsidDel="00000000" w:rsidP="00000000" w:rsidRDefault="00000000" w:rsidRPr="00000000" w14:paraId="000001A4">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A5">
      <w:pPr>
        <w:pStyle w:val="Heading1"/>
        <w:numPr>
          <w:ilvl w:val="0"/>
          <w:numId w:val="5"/>
        </w:numPr>
        <w:ind w:left="357" w:hanging="357"/>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Otros anexos y testimonios</w:t>
      </w:r>
    </w:p>
    <w:p w:rsidR="00000000" w:rsidDel="00000000" w:rsidP="00000000" w:rsidRDefault="00000000" w:rsidRPr="00000000" w14:paraId="000001A6">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A7">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Adjuntar, en su caso, cualesquiera otros documentos de cualquier formato que ilustren el impacto del proyecto: testimonios, vivencias de los participantes, artículos de prensa, etc.</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1AA">
      <w:pPr>
        <w:shd w:fill="ffffff" w:val="clear"/>
        <w:spacing w:line="276" w:lineRule="auto"/>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Comentarios:</w:t>
      </w:r>
    </w:p>
    <w:p w:rsidR="00000000" w:rsidDel="00000000" w:rsidP="00000000" w:rsidRDefault="00000000" w:rsidRPr="00000000" w14:paraId="000001AB">
      <w:pPr>
        <w:shd w:fill="ffffff" w:val="clear"/>
        <w:spacing w:after="90" w:before="60" w:line="276" w:lineRule="auto"/>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Explica aquí cualquier otra circunstancia que consideres relevante para el seguimiento del proyecto y que no haya sido abordada con anterioridad (Máximo 3000 caracteres, espacios incluidos).</w:t>
      </w:r>
    </w:p>
    <w:p w:rsidR="00000000" w:rsidDel="00000000" w:rsidP="00000000" w:rsidRDefault="00000000" w:rsidRPr="00000000" w14:paraId="000001AC">
      <w:pPr>
        <w:jc w:val="both"/>
        <w:rPr>
          <w:rFonts w:ascii="Montserrat" w:cs="Montserrat" w:eastAsia="Montserrat" w:hAnsi="Montserrat"/>
          <w:color w:val="808080"/>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keepNext w:val="0"/>
        <w:spacing w:after="80" w:before="360" w:lineRule="auto"/>
        <w:ind w:left="0" w:firstLine="0"/>
        <w:rPr>
          <w:rFonts w:ascii="Montserrat" w:cs="Montserrat" w:eastAsia="Montserrat" w:hAnsi="Montserrat"/>
          <w:color w:val="000000"/>
          <w:sz w:val="34"/>
          <w:szCs w:val="34"/>
          <w:u w:val="none"/>
        </w:rPr>
      </w:pPr>
      <w:bookmarkStart w:colFirst="0" w:colLast="0" w:name="_heading=h.ae2ylmxu0r1m" w:id="3"/>
      <w:bookmarkEnd w:id="3"/>
      <w:r w:rsidDel="00000000" w:rsidR="00000000" w:rsidRPr="00000000">
        <w:rPr>
          <w:rFonts w:ascii="Montserrat" w:cs="Montserrat" w:eastAsia="Montserrat" w:hAnsi="Montserrat"/>
          <w:color w:val="000000"/>
          <w:sz w:val="34"/>
          <w:szCs w:val="34"/>
          <w:u w:val="none"/>
          <w:rtl w:val="0"/>
        </w:rPr>
        <w:t xml:space="preserve">Anejo II: Documento resumen de particularidades y cuestiones  para diseño de la herramienta: preguntas, dudas y cuestiones a resolver con cada hub para realizar el BPMN</w:t>
      </w:r>
    </w:p>
    <w:p w:rsidR="00000000" w:rsidDel="00000000" w:rsidP="00000000" w:rsidRDefault="00000000" w:rsidRPr="00000000" w14:paraId="000001AE">
      <w:pPr>
        <w:numPr>
          <w:ilvl w:val="0"/>
          <w:numId w:val="13"/>
        </w:numPr>
        <w:spacing w:after="0" w:after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Producción</w:t>
      </w:r>
    </w:p>
    <w:p w:rsidR="00000000" w:rsidDel="00000000" w:rsidP="00000000" w:rsidRDefault="00000000" w:rsidRPr="00000000" w14:paraId="000001AF">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de producción -&gt; influye sobre</w:t>
      </w:r>
    </w:p>
    <w:p w:rsidR="00000000" w:rsidDel="00000000" w:rsidP="00000000" w:rsidRDefault="00000000" w:rsidRPr="00000000" w14:paraId="000001B0">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registro sanitario y trazabilidad</w:t>
      </w:r>
    </w:p>
    <w:p w:rsidR="00000000" w:rsidDel="00000000" w:rsidP="00000000" w:rsidRDefault="00000000" w:rsidRPr="00000000" w14:paraId="000001B1">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Tiempos de pedidos: desde que se pide hasta que llega</w:t>
      </w:r>
    </w:p>
    <w:p w:rsidR="00000000" w:rsidDel="00000000" w:rsidP="00000000" w:rsidRDefault="00000000" w:rsidRPr="00000000" w14:paraId="000001B2">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Necesidad de frío y almacenaje</w:t>
      </w:r>
    </w:p>
    <w:p w:rsidR="00000000" w:rsidDel="00000000" w:rsidP="00000000" w:rsidRDefault="00000000" w:rsidRPr="00000000" w14:paraId="000001B3">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Número de productos y formatos por productora -&gt; influye sobre</w:t>
      </w:r>
    </w:p>
    <w:p w:rsidR="00000000" w:rsidDel="00000000" w:rsidP="00000000" w:rsidRDefault="00000000" w:rsidRPr="00000000" w14:paraId="000001B4">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mayor número de productos, más interesante resulta el uso de la herramienta. Para pocos productos no compensa (ej. aceite, vino)</w:t>
      </w:r>
    </w:p>
    <w:p w:rsidR="00000000" w:rsidDel="00000000" w:rsidP="00000000" w:rsidRDefault="00000000" w:rsidRPr="00000000" w14:paraId="000001B5">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Más centrado en productores hortícolas</w:t>
      </w:r>
    </w:p>
    <w:p w:rsidR="00000000" w:rsidDel="00000000" w:rsidP="00000000" w:rsidRDefault="00000000" w:rsidRPr="00000000" w14:paraId="000001B6">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Canales de venta</w:t>
      </w:r>
    </w:p>
    <w:p w:rsidR="00000000" w:rsidDel="00000000" w:rsidP="00000000" w:rsidRDefault="00000000" w:rsidRPr="00000000" w14:paraId="000001B7">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mayor canales de venta, mayor interesa usar la herramienta: simplificación, unificación, etc</w:t>
      </w:r>
    </w:p>
    <w:p w:rsidR="00000000" w:rsidDel="00000000" w:rsidP="00000000" w:rsidRDefault="00000000" w:rsidRPr="00000000" w14:paraId="000001B8">
      <w:pPr>
        <w:numPr>
          <w:ilvl w:val="2"/>
          <w:numId w:val="13"/>
        </w:numPr>
        <w:spacing w:after="0" w:afterAutospacing="0" w:lineRule="auto"/>
        <w:ind w:left="2160" w:hanging="360"/>
        <w:rPr>
          <w:rFonts w:ascii="Montserrat" w:cs="Montserrat" w:eastAsia="Montserrat" w:hAnsi="Montserrat"/>
          <w:sz w:val="20"/>
          <w:szCs w:val="20"/>
        </w:rPr>
      </w:pPr>
      <w:sdt>
        <w:sdtPr>
          <w:tag w:val="goog_rdk_1"/>
        </w:sdtPr>
        <w:sdtContent>
          <w:commentRangeStart w:id="1"/>
        </w:sdtContent>
      </w:sdt>
      <w:r w:rsidDel="00000000" w:rsidR="00000000" w:rsidRPr="00000000">
        <w:rPr>
          <w:rFonts w:ascii="Montserrat" w:cs="Montserrat" w:eastAsia="Montserrat" w:hAnsi="Montserrat"/>
          <w:sz w:val="20"/>
          <w:szCs w:val="20"/>
          <w:rtl w:val="0"/>
        </w:rPr>
        <w:t xml:space="preserve">Unicanal: ¿compensa pago de PoD?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9">
      <w:pPr>
        <w:numPr>
          <w:ilvl w:val="2"/>
          <w:numId w:val="13"/>
        </w:numPr>
        <w:spacing w:after="0" w:afterAutospacing="0" w:lineRule="auto"/>
        <w:ind w:left="2160" w:hanging="360"/>
        <w:rPr>
          <w:rFonts w:ascii="Montserrat" w:cs="Montserrat" w:eastAsia="Montserrat" w:hAnsi="Montserrat"/>
          <w:sz w:val="20"/>
          <w:szCs w:val="20"/>
        </w:rPr>
      </w:pPr>
      <w:sdt>
        <w:sdtPr>
          <w:tag w:val="goog_rdk_2"/>
        </w:sdtPr>
        <w:sdtContent>
          <w:commentRangeStart w:id="2"/>
        </w:sdtContent>
      </w:sdt>
      <w:r w:rsidDel="00000000" w:rsidR="00000000" w:rsidRPr="00000000">
        <w:rPr>
          <w:rFonts w:ascii="Montserrat" w:cs="Montserrat" w:eastAsia="Montserrat" w:hAnsi="Montserrat"/>
          <w:sz w:val="20"/>
          <w:szCs w:val="20"/>
          <w:rtl w:val="0"/>
        </w:rPr>
        <w:t xml:space="preserve">Realiza venta directa física: ¿mercadillo, explotación, etc? ¿Cómo conectar todas las facturaciones para tenerlo en un único sitio (conectar con ContaSol y FactuSol)?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A">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de preferencia de oferta de productos</w:t>
      </w:r>
    </w:p>
    <w:p w:rsidR="00000000" w:rsidDel="00000000" w:rsidP="00000000" w:rsidRDefault="00000000" w:rsidRPr="00000000" w14:paraId="000001BB">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Dentro de una marca común (posibilidad de diferenciar por marca del productor y/o con la marca común del Hub)</w:t>
      </w:r>
    </w:p>
    <w:p w:rsidR="00000000" w:rsidDel="00000000" w:rsidP="00000000" w:rsidRDefault="00000000" w:rsidRPr="00000000" w14:paraId="000001BC">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Individualizado: peso de la marca personal</w:t>
      </w:r>
    </w:p>
    <w:p w:rsidR="00000000" w:rsidDel="00000000" w:rsidP="00000000" w:rsidRDefault="00000000" w:rsidRPr="00000000" w14:paraId="000001BD">
      <w:pPr>
        <w:numPr>
          <w:ilvl w:val="1"/>
          <w:numId w:val="13"/>
        </w:numPr>
        <w:spacing w:after="0" w:afterAutospacing="0" w:lineRule="auto"/>
        <w:ind w:left="1440" w:hanging="360"/>
        <w:rPr>
          <w:rFonts w:ascii="Montserrat" w:cs="Montserrat" w:eastAsia="Montserrat" w:hAnsi="Montserrat"/>
          <w:sz w:val="20"/>
          <w:szCs w:val="20"/>
        </w:rPr>
      </w:pPr>
      <w:sdt>
        <w:sdtPr>
          <w:tag w:val="goog_rdk_3"/>
        </w:sdtPr>
        <w:sdtContent>
          <w:commentRangeStart w:id="3"/>
        </w:sdtContent>
      </w:sdt>
      <w:r w:rsidDel="00000000" w:rsidR="00000000" w:rsidRPr="00000000">
        <w:rPr>
          <w:rFonts w:ascii="Montserrat" w:cs="Montserrat" w:eastAsia="Montserrat" w:hAnsi="Montserrat"/>
          <w:sz w:val="20"/>
          <w:szCs w:val="20"/>
          <w:rtl w:val="0"/>
        </w:rPr>
        <w:t xml:space="preserve">Tipo de “empresario agrícola” (Estimación Objetiva, Estimación Directa Simplificada, Empresa o Cooperativa) Influye en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E">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Tipos de IVA</w:t>
      </w:r>
    </w:p>
    <w:p w:rsidR="00000000" w:rsidDel="00000000" w:rsidP="00000000" w:rsidRDefault="00000000" w:rsidRPr="00000000" w14:paraId="000001BF">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IRPF</w:t>
      </w:r>
    </w:p>
    <w:p w:rsidR="00000000" w:rsidDel="00000000" w:rsidP="00000000" w:rsidRDefault="00000000" w:rsidRPr="00000000" w14:paraId="000001C0">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Necesidad de facturar al HUB o posibilidad de que el Hub emita la factura a la persona productora</w:t>
      </w:r>
    </w:p>
    <w:p w:rsidR="00000000" w:rsidDel="00000000" w:rsidP="00000000" w:rsidRDefault="00000000" w:rsidRPr="00000000" w14:paraId="000001C1">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Necesidad de interacción con un EPR (Factusol o Holded): API o .csv</w:t>
      </w:r>
    </w:p>
    <w:p w:rsidR="00000000" w:rsidDel="00000000" w:rsidP="00000000" w:rsidRDefault="00000000" w:rsidRPr="00000000" w14:paraId="000001C2">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de gestión del productor de su contabilidad</w:t>
      </w:r>
    </w:p>
    <w:p w:rsidR="00000000" w:rsidDel="00000000" w:rsidP="00000000" w:rsidRDefault="00000000" w:rsidRPr="00000000" w14:paraId="000001C3">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Delegar en una asesoría: sólo necesita enviar facturas resumen del mes</w:t>
      </w:r>
    </w:p>
    <w:p w:rsidR="00000000" w:rsidDel="00000000" w:rsidP="00000000" w:rsidRDefault="00000000" w:rsidRPr="00000000" w14:paraId="000001C4">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Gestión propia: necesita conectar con ERP o facilidad de .csv</w:t>
      </w:r>
    </w:p>
    <w:p w:rsidR="00000000" w:rsidDel="00000000" w:rsidP="00000000" w:rsidRDefault="00000000" w:rsidRPr="00000000" w14:paraId="000001C5">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Uso de herramientas de comunicación e informática</w:t>
      </w:r>
    </w:p>
    <w:p w:rsidR="00000000" w:rsidDel="00000000" w:rsidP="00000000" w:rsidRDefault="00000000" w:rsidRPr="00000000" w14:paraId="000001C6">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Cuanto más se controla, más se ven los beneficios</w:t>
      </w:r>
    </w:p>
    <w:p w:rsidR="00000000" w:rsidDel="00000000" w:rsidP="00000000" w:rsidRDefault="00000000" w:rsidRPr="00000000" w14:paraId="000001C7">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Disponibilidad de ordenador (y conexión a internet)</w:t>
      </w:r>
    </w:p>
    <w:p w:rsidR="00000000" w:rsidDel="00000000" w:rsidP="00000000" w:rsidRDefault="00000000" w:rsidRPr="00000000" w14:paraId="000001C8">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Manejo del teléfono móvil nivel medio</w:t>
      </w:r>
    </w:p>
    <w:p w:rsidR="00000000" w:rsidDel="00000000" w:rsidP="00000000" w:rsidRDefault="00000000" w:rsidRPr="00000000" w14:paraId="000001C9">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Logística a persona consumidora</w:t>
      </w:r>
    </w:p>
    <w:p w:rsidR="00000000" w:rsidDel="00000000" w:rsidP="00000000" w:rsidRDefault="00000000" w:rsidRPr="00000000" w14:paraId="000001CA">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Integración con la empresa de distribución</w:t>
      </w:r>
    </w:p>
    <w:p w:rsidR="00000000" w:rsidDel="00000000" w:rsidP="00000000" w:rsidRDefault="00000000" w:rsidRPr="00000000" w14:paraId="000001CB">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Repercusión de costes (productora o consumidora)</w:t>
      </w:r>
    </w:p>
    <w:p w:rsidR="00000000" w:rsidDel="00000000" w:rsidP="00000000" w:rsidRDefault="00000000" w:rsidRPr="00000000" w14:paraId="000001CC">
      <w:pPr>
        <w:numPr>
          <w:ilvl w:val="0"/>
          <w:numId w:val="13"/>
        </w:numPr>
        <w:spacing w:after="0" w:after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Logística productor-hub</w:t>
      </w:r>
    </w:p>
    <w:p w:rsidR="00000000" w:rsidDel="00000000" w:rsidP="00000000" w:rsidRDefault="00000000" w:rsidRPr="00000000" w14:paraId="000001CD">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Logística compartida con otras personas productoras</w:t>
      </w:r>
    </w:p>
    <w:p w:rsidR="00000000" w:rsidDel="00000000" w:rsidP="00000000" w:rsidRDefault="00000000" w:rsidRPr="00000000" w14:paraId="000001CE">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Imputación de costes de transporte</w:t>
      </w:r>
    </w:p>
    <w:p w:rsidR="00000000" w:rsidDel="00000000" w:rsidP="00000000" w:rsidRDefault="00000000" w:rsidRPr="00000000" w14:paraId="000001CF">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Reparto de trabajo</w:t>
      </w:r>
    </w:p>
    <w:p w:rsidR="00000000" w:rsidDel="00000000" w:rsidP="00000000" w:rsidRDefault="00000000" w:rsidRPr="00000000" w14:paraId="000001D0">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Logística profesional</w:t>
      </w:r>
    </w:p>
    <w:p w:rsidR="00000000" w:rsidDel="00000000" w:rsidP="00000000" w:rsidRDefault="00000000" w:rsidRPr="00000000" w14:paraId="000001D1">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Repercusión de costes (productora o consumidora)</w:t>
      </w:r>
    </w:p>
    <w:p w:rsidR="00000000" w:rsidDel="00000000" w:rsidP="00000000" w:rsidRDefault="00000000" w:rsidRPr="00000000" w14:paraId="000001D2">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Pedido mínimo viable para ir al hub</w:t>
      </w:r>
    </w:p>
    <w:p w:rsidR="00000000" w:rsidDel="00000000" w:rsidP="00000000" w:rsidRDefault="00000000" w:rsidRPr="00000000" w14:paraId="000001D3">
      <w:pPr>
        <w:numPr>
          <w:ilvl w:val="0"/>
          <w:numId w:val="13"/>
        </w:numPr>
        <w:spacing w:after="0" w:after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Hub</w:t>
      </w:r>
    </w:p>
    <w:p w:rsidR="00000000" w:rsidDel="00000000" w:rsidP="00000000" w:rsidRDefault="00000000" w:rsidRPr="00000000" w14:paraId="000001D4">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de HUB</w:t>
      </w:r>
    </w:p>
    <w:p w:rsidR="00000000" w:rsidDel="00000000" w:rsidP="00000000" w:rsidRDefault="00000000" w:rsidRPr="00000000" w14:paraId="000001D5">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Comercialización conjunta</w:t>
      </w:r>
    </w:p>
    <w:p w:rsidR="00000000" w:rsidDel="00000000" w:rsidP="00000000" w:rsidRDefault="00000000" w:rsidRPr="00000000" w14:paraId="000001D6">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Imputación de costes de la comercialización: a productor o a consumidora final</w:t>
      </w:r>
    </w:p>
    <w:p w:rsidR="00000000" w:rsidDel="00000000" w:rsidP="00000000" w:rsidRDefault="00000000" w:rsidRPr="00000000" w14:paraId="000001D7">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Acuerdos de producción</w:t>
      </w:r>
    </w:p>
    <w:p w:rsidR="00000000" w:rsidDel="00000000" w:rsidP="00000000" w:rsidRDefault="00000000" w:rsidRPr="00000000" w14:paraId="000001D8">
      <w:pPr>
        <w:numPr>
          <w:ilvl w:val="4"/>
          <w:numId w:val="13"/>
        </w:numPr>
        <w:spacing w:after="0" w:afterAutospacing="0" w:lineRule="auto"/>
        <w:ind w:left="360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subasta</w:t>
      </w:r>
    </w:p>
    <w:p w:rsidR="00000000" w:rsidDel="00000000" w:rsidP="00000000" w:rsidRDefault="00000000" w:rsidRPr="00000000" w14:paraId="000001D9">
      <w:pPr>
        <w:numPr>
          <w:ilvl w:val="4"/>
          <w:numId w:val="13"/>
        </w:numPr>
        <w:spacing w:after="0" w:afterAutospacing="0" w:lineRule="auto"/>
        <w:ind w:left="360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Planificación conjunta</w:t>
      </w:r>
    </w:p>
    <w:p w:rsidR="00000000" w:rsidDel="00000000" w:rsidP="00000000" w:rsidRDefault="00000000" w:rsidRPr="00000000" w14:paraId="000001DA">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Hub de servicios</w:t>
      </w:r>
    </w:p>
    <w:p w:rsidR="00000000" w:rsidDel="00000000" w:rsidP="00000000" w:rsidRDefault="00000000" w:rsidRPr="00000000" w14:paraId="000001DB">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Imputación de costes:</w:t>
      </w:r>
    </w:p>
    <w:p w:rsidR="00000000" w:rsidDel="00000000" w:rsidP="00000000" w:rsidRDefault="00000000" w:rsidRPr="00000000" w14:paraId="000001DC">
      <w:pPr>
        <w:numPr>
          <w:ilvl w:val="4"/>
          <w:numId w:val="13"/>
        </w:numPr>
        <w:spacing w:after="0" w:afterAutospacing="0" w:lineRule="auto"/>
        <w:ind w:left="360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Por uso del espacio (volumen)</w:t>
      </w:r>
    </w:p>
    <w:p w:rsidR="00000000" w:rsidDel="00000000" w:rsidP="00000000" w:rsidRDefault="00000000" w:rsidRPr="00000000" w14:paraId="000001DD">
      <w:pPr>
        <w:numPr>
          <w:ilvl w:val="4"/>
          <w:numId w:val="13"/>
        </w:numPr>
        <w:spacing w:after="0" w:afterAutospacing="0" w:lineRule="auto"/>
        <w:ind w:left="360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Por kg</w:t>
      </w:r>
    </w:p>
    <w:p w:rsidR="00000000" w:rsidDel="00000000" w:rsidP="00000000" w:rsidRDefault="00000000" w:rsidRPr="00000000" w14:paraId="000001DE">
      <w:pPr>
        <w:numPr>
          <w:ilvl w:val="4"/>
          <w:numId w:val="13"/>
        </w:numPr>
        <w:spacing w:after="0" w:afterAutospacing="0" w:lineRule="auto"/>
        <w:ind w:left="360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Por venta</w:t>
      </w:r>
    </w:p>
    <w:p w:rsidR="00000000" w:rsidDel="00000000" w:rsidP="00000000" w:rsidRDefault="00000000" w:rsidRPr="00000000" w14:paraId="000001DF">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Personalidad del hub</w:t>
      </w:r>
    </w:p>
    <w:p w:rsidR="00000000" w:rsidDel="00000000" w:rsidP="00000000" w:rsidRDefault="00000000" w:rsidRPr="00000000" w14:paraId="000001E0">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Persona física</w:t>
      </w:r>
    </w:p>
    <w:p w:rsidR="00000000" w:rsidDel="00000000" w:rsidP="00000000" w:rsidRDefault="00000000" w:rsidRPr="00000000" w14:paraId="000001E1">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Persona jurídica</w:t>
      </w:r>
    </w:p>
    <w:p w:rsidR="00000000" w:rsidDel="00000000" w:rsidP="00000000" w:rsidRDefault="00000000" w:rsidRPr="00000000" w14:paraId="000001E2">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Sin personalidad</w:t>
      </w:r>
    </w:p>
    <w:p w:rsidR="00000000" w:rsidDel="00000000" w:rsidP="00000000" w:rsidRDefault="00000000" w:rsidRPr="00000000" w14:paraId="000001E3">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Tiempo de funcionamiento del hub</w:t>
      </w:r>
    </w:p>
    <w:p w:rsidR="00000000" w:rsidDel="00000000" w:rsidP="00000000" w:rsidRDefault="00000000" w:rsidRPr="00000000" w14:paraId="000001E4">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Nueva creación</w:t>
      </w:r>
    </w:p>
    <w:p w:rsidR="00000000" w:rsidDel="00000000" w:rsidP="00000000" w:rsidRDefault="00000000" w:rsidRPr="00000000" w14:paraId="000001E5">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Establecido</w:t>
      </w:r>
    </w:p>
    <w:p w:rsidR="00000000" w:rsidDel="00000000" w:rsidP="00000000" w:rsidRDefault="00000000" w:rsidRPr="00000000" w14:paraId="000001E6">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Estructura del hub</w:t>
      </w:r>
    </w:p>
    <w:p w:rsidR="00000000" w:rsidDel="00000000" w:rsidP="00000000" w:rsidRDefault="00000000" w:rsidRPr="00000000" w14:paraId="000001E7">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Centralizado y profesionalizado en departamentos y diferentes personas responsables</w:t>
      </w:r>
    </w:p>
    <w:p w:rsidR="00000000" w:rsidDel="00000000" w:rsidP="00000000" w:rsidRDefault="00000000" w:rsidRPr="00000000" w14:paraId="000001E8">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Red descentralizada</w:t>
      </w:r>
    </w:p>
    <w:p w:rsidR="00000000" w:rsidDel="00000000" w:rsidP="00000000" w:rsidRDefault="00000000" w:rsidRPr="00000000" w14:paraId="000001E9">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Unipersonal</w:t>
      </w:r>
    </w:p>
    <w:p w:rsidR="00000000" w:rsidDel="00000000" w:rsidP="00000000" w:rsidRDefault="00000000" w:rsidRPr="00000000" w14:paraId="000001EA">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Volumen de facturación</w:t>
      </w:r>
    </w:p>
    <w:p w:rsidR="00000000" w:rsidDel="00000000" w:rsidP="00000000" w:rsidRDefault="00000000" w:rsidRPr="00000000" w14:paraId="000001EB">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Infraestructura</w:t>
      </w:r>
    </w:p>
    <w:p w:rsidR="00000000" w:rsidDel="00000000" w:rsidP="00000000" w:rsidRDefault="00000000" w:rsidRPr="00000000" w14:paraId="000001EC">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 infraestructura</w:t>
      </w:r>
    </w:p>
    <w:p w:rsidR="00000000" w:rsidDel="00000000" w:rsidP="00000000" w:rsidRDefault="00000000" w:rsidRPr="00000000" w14:paraId="000001ED">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Almacenamiento</w:t>
      </w:r>
    </w:p>
    <w:p w:rsidR="00000000" w:rsidDel="00000000" w:rsidP="00000000" w:rsidRDefault="00000000" w:rsidRPr="00000000" w14:paraId="000001EE">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Lugar para hacer carga del producto</w:t>
      </w:r>
    </w:p>
    <w:p w:rsidR="00000000" w:rsidDel="00000000" w:rsidP="00000000" w:rsidRDefault="00000000" w:rsidRPr="00000000" w14:paraId="000001EF">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Sin infraestructura: Hub virtual o Dropshipping</w:t>
      </w:r>
    </w:p>
    <w:p w:rsidR="00000000" w:rsidDel="00000000" w:rsidP="00000000" w:rsidRDefault="00000000" w:rsidRPr="00000000" w14:paraId="000001F0">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de almacenamiento</w:t>
      </w:r>
    </w:p>
    <w:p w:rsidR="00000000" w:rsidDel="00000000" w:rsidP="00000000" w:rsidRDefault="00000000" w:rsidRPr="00000000" w14:paraId="000001F1">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Stocks físico</w:t>
      </w:r>
    </w:p>
    <w:p w:rsidR="00000000" w:rsidDel="00000000" w:rsidP="00000000" w:rsidRDefault="00000000" w:rsidRPr="00000000" w14:paraId="000001F2">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compartido (Por ejemplo: stock del Hub + stock de proveedores (pan, aceite, etc.) + stock de huerta)</w:t>
      </w:r>
    </w:p>
    <w:p w:rsidR="00000000" w:rsidDel="00000000" w:rsidP="00000000" w:rsidRDefault="00000000" w:rsidRPr="00000000" w14:paraId="000001F3">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Independientes</w:t>
      </w:r>
    </w:p>
    <w:p w:rsidR="00000000" w:rsidDel="00000000" w:rsidP="00000000" w:rsidRDefault="00000000" w:rsidRPr="00000000" w14:paraId="000001F4">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Stocks virtuales</w:t>
      </w:r>
    </w:p>
    <w:p w:rsidR="00000000" w:rsidDel="00000000" w:rsidP="00000000" w:rsidRDefault="00000000" w:rsidRPr="00000000" w14:paraId="000001F5">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Stock individual</w:t>
      </w:r>
    </w:p>
    <w:p w:rsidR="00000000" w:rsidDel="00000000" w:rsidP="00000000" w:rsidRDefault="00000000" w:rsidRPr="00000000" w14:paraId="000001F6">
      <w:pPr>
        <w:numPr>
          <w:ilvl w:val="3"/>
          <w:numId w:val="13"/>
        </w:numPr>
        <w:spacing w:after="0" w:afterAutospacing="0" w:lineRule="auto"/>
        <w:ind w:left="288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Stocks entre HUBS (se ofrecen productos de un catálogo de terceros)</w:t>
      </w:r>
    </w:p>
    <w:p w:rsidR="00000000" w:rsidDel="00000000" w:rsidP="00000000" w:rsidRDefault="00000000" w:rsidRPr="00000000" w14:paraId="000001F7">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Comprobación de productos enviados al : ¿hub o productoras?</w:t>
      </w:r>
    </w:p>
    <w:p w:rsidR="00000000" w:rsidDel="00000000" w:rsidP="00000000" w:rsidRDefault="00000000" w:rsidRPr="00000000" w14:paraId="000001F8">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Gestión del picking</w:t>
      </w:r>
    </w:p>
    <w:p w:rsidR="00000000" w:rsidDel="00000000" w:rsidP="00000000" w:rsidRDefault="00000000" w:rsidRPr="00000000" w14:paraId="000001F9">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conexión con gestión de incidencias a</w:t>
      </w:r>
      <w:sdt>
        <w:sdtPr>
          <w:tag w:val="goog_rdk_4"/>
        </w:sdtPr>
        <w:sdtContent>
          <w:del w:author="Alejandro Wonenburger García" w:id="0" w:date="2022-01-10T11:44:24Z">
            <w:r w:rsidDel="00000000" w:rsidR="00000000" w:rsidRPr="00000000">
              <w:rPr>
                <w:rFonts w:ascii="Montserrat" w:cs="Montserrat" w:eastAsia="Montserrat" w:hAnsi="Montserrat"/>
                <w:sz w:val="20"/>
                <w:szCs w:val="20"/>
                <w:rtl w:val="0"/>
              </w:rPr>
              <w:delText xml:space="preserve">l</w:delText>
            </w:r>
          </w:del>
        </w:sdtContent>
      </w:sdt>
      <w:r w:rsidDel="00000000" w:rsidR="00000000" w:rsidRPr="00000000">
        <w:rPr>
          <w:rFonts w:ascii="Montserrat" w:cs="Montserrat" w:eastAsia="Montserrat" w:hAnsi="Montserrat"/>
          <w:sz w:val="20"/>
          <w:szCs w:val="20"/>
          <w:rtl w:val="0"/>
        </w:rPr>
        <w:t xml:space="preserve"> consumidorxs  (lo que te pide y lo que le llevas) y a proveedores/productoras (lo que le pides y lo que te trae)</w:t>
      </w:r>
    </w:p>
    <w:p w:rsidR="00000000" w:rsidDel="00000000" w:rsidP="00000000" w:rsidRDefault="00000000" w:rsidRPr="00000000" w14:paraId="000001FA">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permitir reajuste de pedidos manual o modificable</w:t>
      </w:r>
    </w:p>
    <w:p w:rsidR="00000000" w:rsidDel="00000000" w:rsidP="00000000" w:rsidRDefault="00000000" w:rsidRPr="00000000" w14:paraId="000001FB">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Agrupamiento: ¿productoras o hub?</w:t>
      </w:r>
    </w:p>
    <w:p w:rsidR="00000000" w:rsidDel="00000000" w:rsidP="00000000" w:rsidRDefault="00000000" w:rsidRPr="00000000" w14:paraId="000001FC">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¿Criterios de calidad compartidos?</w:t>
      </w:r>
    </w:p>
    <w:p w:rsidR="00000000" w:rsidDel="00000000" w:rsidP="00000000" w:rsidRDefault="00000000" w:rsidRPr="00000000" w14:paraId="000001FD">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Atención al cliente</w:t>
      </w:r>
    </w:p>
    <w:p w:rsidR="00000000" w:rsidDel="00000000" w:rsidP="00000000" w:rsidRDefault="00000000" w:rsidRPr="00000000" w14:paraId="000001FE">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Forma de atención: ¿teléfono, correo electrónico o </w:t>
      </w:r>
      <w:sdt>
        <w:sdtPr>
          <w:tag w:val="goog_rdk_5"/>
        </w:sdtPr>
        <w:sdtContent>
          <w:ins w:author="Alejandro Wonenburger García" w:id="1" w:date="2022-01-10T11:44:42Z">
            <w:r w:rsidDel="00000000" w:rsidR="00000000" w:rsidRPr="00000000">
              <w:rPr>
                <w:rFonts w:ascii="Montserrat" w:cs="Montserrat" w:eastAsia="Montserrat" w:hAnsi="Montserrat"/>
                <w:sz w:val="20"/>
                <w:szCs w:val="20"/>
                <w:rtl w:val="0"/>
              </w:rPr>
              <w:t xml:space="preserve">Whatsapp?</w:t>
            </w:r>
          </w:ins>
        </w:sdtContent>
      </w:sdt>
      <w:r w:rsidDel="00000000" w:rsidR="00000000" w:rsidRPr="00000000">
        <w:rPr>
          <w:rtl w:val="0"/>
        </w:rPr>
      </w:r>
    </w:p>
    <w:p w:rsidR="00000000" w:rsidDel="00000000" w:rsidP="00000000" w:rsidRDefault="00000000" w:rsidRPr="00000000" w14:paraId="000001FF">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Persona que lo realiza: ¿productor </w:t>
      </w:r>
      <w:sdt>
        <w:sdtPr>
          <w:tag w:val="goog_rdk_6"/>
        </w:sdtPr>
        <w:sdtContent>
          <w:ins w:author="Alejandro Wonenburger García" w:id="2" w:date="2022-01-10T11:44:54Z">
            <w:r w:rsidDel="00000000" w:rsidR="00000000" w:rsidRPr="00000000">
              <w:rPr>
                <w:rFonts w:ascii="Montserrat" w:cs="Montserrat" w:eastAsia="Montserrat" w:hAnsi="Montserrat"/>
                <w:sz w:val="20"/>
                <w:szCs w:val="20"/>
                <w:rtl w:val="0"/>
              </w:rPr>
              <w:t xml:space="preserve">y/</w:t>
            </w:r>
          </w:ins>
        </w:sdtContent>
      </w:sdt>
      <w:r w:rsidDel="00000000" w:rsidR="00000000" w:rsidRPr="00000000">
        <w:rPr>
          <w:rFonts w:ascii="Montserrat" w:cs="Montserrat" w:eastAsia="Montserrat" w:hAnsi="Montserrat"/>
          <w:sz w:val="20"/>
          <w:szCs w:val="20"/>
          <w:rtl w:val="0"/>
        </w:rPr>
        <w:t xml:space="preserve">o hub?</w:t>
      </w:r>
    </w:p>
    <w:p w:rsidR="00000000" w:rsidDel="00000000" w:rsidP="00000000" w:rsidRDefault="00000000" w:rsidRPr="00000000" w14:paraId="00000200">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Cobros y pagos</w:t>
      </w:r>
    </w:p>
    <w:p w:rsidR="00000000" w:rsidDel="00000000" w:rsidP="00000000" w:rsidRDefault="00000000" w:rsidRPr="00000000" w14:paraId="00000201">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Vía hub</w:t>
      </w:r>
    </w:p>
    <w:p w:rsidR="00000000" w:rsidDel="00000000" w:rsidP="00000000" w:rsidRDefault="00000000" w:rsidRPr="00000000" w14:paraId="00000202">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Via producción</w:t>
      </w:r>
    </w:p>
    <w:p w:rsidR="00000000" w:rsidDel="00000000" w:rsidP="00000000" w:rsidRDefault="00000000" w:rsidRPr="00000000" w14:paraId="00000203">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Política de reembolsos</w:t>
      </w:r>
    </w:p>
    <w:p w:rsidR="00000000" w:rsidDel="00000000" w:rsidP="00000000" w:rsidRDefault="00000000" w:rsidRPr="00000000" w14:paraId="00000204">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Facturación, albarán, ticket de venta: ¿hub o productor?</w:t>
      </w:r>
    </w:p>
    <w:p w:rsidR="00000000" w:rsidDel="00000000" w:rsidP="00000000" w:rsidRDefault="00000000" w:rsidRPr="00000000" w14:paraId="00000205">
      <w:pPr>
        <w:numPr>
          <w:ilvl w:val="0"/>
          <w:numId w:val="13"/>
        </w:numPr>
        <w:spacing w:after="0" w:after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Logística Hub-Consumidora</w:t>
      </w:r>
    </w:p>
    <w:p w:rsidR="00000000" w:rsidDel="00000000" w:rsidP="00000000" w:rsidRDefault="00000000" w:rsidRPr="00000000" w14:paraId="00000206">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Logística compartida con otras personas productoras</w:t>
      </w:r>
    </w:p>
    <w:p w:rsidR="00000000" w:rsidDel="00000000" w:rsidP="00000000" w:rsidRDefault="00000000" w:rsidRPr="00000000" w14:paraId="00000207">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Imputación de costes de transporte</w:t>
      </w:r>
    </w:p>
    <w:p w:rsidR="00000000" w:rsidDel="00000000" w:rsidP="00000000" w:rsidRDefault="00000000" w:rsidRPr="00000000" w14:paraId="00000208">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Reparto de trabajo</w:t>
      </w:r>
    </w:p>
    <w:p w:rsidR="00000000" w:rsidDel="00000000" w:rsidP="00000000" w:rsidRDefault="00000000" w:rsidRPr="00000000" w14:paraId="00000209">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Logística profesional</w:t>
      </w:r>
    </w:p>
    <w:p w:rsidR="00000000" w:rsidDel="00000000" w:rsidP="00000000" w:rsidRDefault="00000000" w:rsidRPr="00000000" w14:paraId="0000020A">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Repercusión de costes (productora o consumidora)</w:t>
      </w:r>
    </w:p>
    <w:p w:rsidR="00000000" w:rsidDel="00000000" w:rsidP="00000000" w:rsidRDefault="00000000" w:rsidRPr="00000000" w14:paraId="0000020B">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Control de inventario retornable (cajas, envases, etc.)</w:t>
      </w:r>
    </w:p>
    <w:p w:rsidR="00000000" w:rsidDel="00000000" w:rsidP="00000000" w:rsidRDefault="00000000" w:rsidRPr="00000000" w14:paraId="0000020C">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 o sin bonificación económica</w:t>
      </w:r>
    </w:p>
    <w:p w:rsidR="00000000" w:rsidDel="00000000" w:rsidP="00000000" w:rsidRDefault="00000000" w:rsidRPr="00000000" w14:paraId="0000020D">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Gestión de incidencias (contador -tiempo máximo para notificar la incidencia-, tratamiento y gestión de notificaciones)</w:t>
      </w:r>
    </w:p>
    <w:p w:rsidR="00000000" w:rsidDel="00000000" w:rsidP="00000000" w:rsidRDefault="00000000" w:rsidRPr="00000000" w14:paraId="0000020E">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Preferencia de pago</w:t>
      </w:r>
    </w:p>
    <w:p w:rsidR="00000000" w:rsidDel="00000000" w:rsidP="00000000" w:rsidRDefault="00000000" w:rsidRPr="00000000" w14:paraId="0000020F">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Pedido mínimo para la viabilidad en el reparto</w:t>
      </w:r>
    </w:p>
    <w:p w:rsidR="00000000" w:rsidDel="00000000" w:rsidP="00000000" w:rsidRDefault="00000000" w:rsidRPr="00000000" w14:paraId="00000210">
      <w:pPr>
        <w:numPr>
          <w:ilvl w:val="1"/>
          <w:numId w:val="13"/>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de reparto</w:t>
      </w:r>
    </w:p>
    <w:p w:rsidR="00000000" w:rsidDel="00000000" w:rsidP="00000000" w:rsidRDefault="00000000" w:rsidRPr="00000000" w14:paraId="00000211">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Reparto a domicilio</w:t>
      </w:r>
    </w:p>
    <w:p w:rsidR="00000000" w:rsidDel="00000000" w:rsidP="00000000" w:rsidRDefault="00000000" w:rsidRPr="00000000" w14:paraId="00000212">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Recogida en tienda</w:t>
      </w:r>
    </w:p>
    <w:p w:rsidR="00000000" w:rsidDel="00000000" w:rsidP="00000000" w:rsidRDefault="00000000" w:rsidRPr="00000000" w14:paraId="00000213">
      <w:pPr>
        <w:numPr>
          <w:ilvl w:val="2"/>
          <w:numId w:val="13"/>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Recogida en punto de reparto</w:t>
      </w:r>
    </w:p>
    <w:p w:rsidR="00000000" w:rsidDel="00000000" w:rsidP="00000000" w:rsidRDefault="00000000" w:rsidRPr="00000000" w14:paraId="00000214">
      <w:pPr>
        <w:numPr>
          <w:ilvl w:val="0"/>
          <w:numId w:val="13"/>
        </w:numPr>
        <w:spacing w:after="0" w:after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Consumidora</w:t>
      </w:r>
    </w:p>
    <w:p w:rsidR="00000000" w:rsidDel="00000000" w:rsidP="00000000" w:rsidRDefault="00000000" w:rsidRPr="00000000" w14:paraId="00000215">
      <w:pPr>
        <w:numPr>
          <w:ilvl w:val="1"/>
          <w:numId w:val="10"/>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de consumidora</w:t>
      </w:r>
    </w:p>
    <w:p w:rsidR="00000000" w:rsidDel="00000000" w:rsidP="00000000" w:rsidRDefault="00000000" w:rsidRPr="00000000" w14:paraId="00000216">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B2C</w:t>
      </w:r>
    </w:p>
    <w:p w:rsidR="00000000" w:rsidDel="00000000" w:rsidP="00000000" w:rsidRDefault="00000000" w:rsidRPr="00000000" w14:paraId="00000217">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B2B: necesidad de facturación</w:t>
      </w:r>
    </w:p>
    <w:p w:rsidR="00000000" w:rsidDel="00000000" w:rsidP="00000000" w:rsidRDefault="00000000" w:rsidRPr="00000000" w14:paraId="00000218">
      <w:pPr>
        <w:numPr>
          <w:ilvl w:val="1"/>
          <w:numId w:val="10"/>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Tipo de preferencia de selección de productos</w:t>
      </w:r>
    </w:p>
    <w:p w:rsidR="00000000" w:rsidDel="00000000" w:rsidP="00000000" w:rsidRDefault="00000000" w:rsidRPr="00000000" w14:paraId="00000219">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Por categoría</w:t>
      </w:r>
    </w:p>
    <w:p w:rsidR="00000000" w:rsidDel="00000000" w:rsidP="00000000" w:rsidRDefault="00000000" w:rsidRPr="00000000" w14:paraId="0000021A">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Por productor</w:t>
      </w:r>
    </w:p>
    <w:p w:rsidR="00000000" w:rsidDel="00000000" w:rsidP="00000000" w:rsidRDefault="00000000" w:rsidRPr="00000000" w14:paraId="0000021B">
      <w:pPr>
        <w:numPr>
          <w:ilvl w:val="1"/>
          <w:numId w:val="10"/>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Diferentes ofertas (productos y precios) en función del tipo de cliente (consumidor, tienda, colegio, HORECA, consumidor internacional, etc…)</w:t>
      </w:r>
    </w:p>
    <w:p w:rsidR="00000000" w:rsidDel="00000000" w:rsidP="00000000" w:rsidRDefault="00000000" w:rsidRPr="00000000" w14:paraId="0000021C">
      <w:pPr>
        <w:numPr>
          <w:ilvl w:val="1"/>
          <w:numId w:val="10"/>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Preferencia de pago</w:t>
      </w:r>
    </w:p>
    <w:p w:rsidR="00000000" w:rsidDel="00000000" w:rsidP="00000000" w:rsidRDefault="00000000" w:rsidRPr="00000000" w14:paraId="0000021D">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B2B: ¿Domiciliación Bancaria, Transferencia?</w:t>
      </w:r>
    </w:p>
    <w:p w:rsidR="00000000" w:rsidDel="00000000" w:rsidP="00000000" w:rsidRDefault="00000000" w:rsidRPr="00000000" w14:paraId="0000021E">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B2C: ¿Tarjeta, Bizum, Paypal, Efectivo?</w:t>
      </w:r>
    </w:p>
    <w:p w:rsidR="00000000" w:rsidDel="00000000" w:rsidP="00000000" w:rsidRDefault="00000000" w:rsidRPr="00000000" w14:paraId="0000021F">
      <w:pPr>
        <w:numPr>
          <w:ilvl w:val="1"/>
          <w:numId w:val="10"/>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Preferencia de realización de pedidos</w:t>
      </w:r>
    </w:p>
    <w:p w:rsidR="00000000" w:rsidDel="00000000" w:rsidP="00000000" w:rsidRDefault="00000000" w:rsidRPr="00000000" w14:paraId="00000220">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Ordenador</w:t>
      </w:r>
    </w:p>
    <w:p w:rsidR="00000000" w:rsidDel="00000000" w:rsidP="00000000" w:rsidRDefault="00000000" w:rsidRPr="00000000" w14:paraId="00000221">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Móvil</w:t>
      </w:r>
    </w:p>
    <w:p w:rsidR="00000000" w:rsidDel="00000000" w:rsidP="00000000" w:rsidRDefault="00000000" w:rsidRPr="00000000" w14:paraId="00000222">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Teléfono</w:t>
      </w:r>
    </w:p>
    <w:p w:rsidR="00000000" w:rsidDel="00000000" w:rsidP="00000000" w:rsidRDefault="00000000" w:rsidRPr="00000000" w14:paraId="00000223">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Whatsapp</w:t>
      </w:r>
    </w:p>
    <w:p w:rsidR="00000000" w:rsidDel="00000000" w:rsidP="00000000" w:rsidRDefault="00000000" w:rsidRPr="00000000" w14:paraId="00000224">
      <w:pPr>
        <w:numPr>
          <w:ilvl w:val="1"/>
          <w:numId w:val="10"/>
        </w:numPr>
        <w:spacing w:after="0" w:afterAutospacing="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Preferencia de comunicación genérica</w:t>
      </w:r>
    </w:p>
    <w:p w:rsidR="00000000" w:rsidDel="00000000" w:rsidP="00000000" w:rsidRDefault="00000000" w:rsidRPr="00000000" w14:paraId="00000225">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Correo electrónico</w:t>
      </w:r>
    </w:p>
    <w:p w:rsidR="00000000" w:rsidDel="00000000" w:rsidP="00000000" w:rsidRDefault="00000000" w:rsidRPr="00000000" w14:paraId="00000226">
      <w:pPr>
        <w:numPr>
          <w:ilvl w:val="2"/>
          <w:numId w:val="10"/>
        </w:numPr>
        <w:spacing w:after="0" w:afterAutospacing="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Whatsapp</w:t>
      </w:r>
    </w:p>
    <w:p w:rsidR="00000000" w:rsidDel="00000000" w:rsidP="00000000" w:rsidRDefault="00000000" w:rsidRPr="00000000" w14:paraId="00000227">
      <w:pPr>
        <w:numPr>
          <w:ilvl w:val="2"/>
          <w:numId w:val="10"/>
        </w:numPr>
        <w:spacing w:after="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SMS</w:t>
      </w:r>
    </w:p>
    <w:p w:rsidR="00000000" w:rsidDel="00000000" w:rsidP="00000000" w:rsidRDefault="00000000" w:rsidRPr="00000000" w14:paraId="00000228">
      <w:pPr>
        <w:jc w:val="both"/>
        <w:rPr>
          <w:rFonts w:ascii="Montserrat" w:cs="Montserrat" w:eastAsia="Montserrat" w:hAnsi="Montserrat"/>
          <w:color w:val="808080"/>
        </w:rPr>
      </w:pPr>
      <w:r w:rsidDel="00000000" w:rsidR="00000000" w:rsidRPr="00000000">
        <w:rPr>
          <w:rtl w:val="0"/>
        </w:rPr>
      </w:r>
    </w:p>
    <w:sectPr>
      <w:headerReference r:id="rId17" w:type="default"/>
      <w:footerReference r:id="rId18" w:type="default"/>
      <w:pgSz w:h="16840" w:w="11900" w:orient="portrait"/>
      <w:pgMar w:bottom="1417" w:top="2243" w:left="850" w:right="1269" w:header="568"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lejandro Wonenburger García" w:id="0" w:date="2022-01-24T18:13:38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@juliadelvalle@germinando.es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no se nos quede, esto es lo de gobernanza, no ?</w:t>
      </w:r>
    </w:p>
  </w:comment>
  <w:comment w:author="Alejandro Wonenburger García" w:id="3" w:date="2022-01-10T11:33:26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Falta añadir recargo de equivalencia (parecido a IRPF) sobretodo para la venta a tiendas.</w:t>
      </w:r>
    </w:p>
  </w:comment>
  <w:comment w:author="Alejandro Wonenburger García" w:id="2" w:date="2022-01-10T11:32:41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Hay productores que actualmente utilizan pod también como elemento de gestión para las ventas en mercados.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Aparece la necesidad de un programa de facturación más complejo si quieren registrar costes y ponerlos frente a beneficios... pero todo lo relacionado con la venta se podría llevar con pod.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 único que no hay hecho es conectar una tpv o una báscula con pod para la venta física... pero hay quienes van metiendo a mano los pedidos en pod (como si de escanear un código de barras se tratase) y emiten tickets de venta que luego facturan como una venta en mercadillo compuesta de todos los tickets de venta individuales.</w:t>
      </w:r>
    </w:p>
  </w:comment>
  <w:comment w:author="Alejandro Wonenburger García" w:id="1" w:date="2022-01-10T11:31:00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duda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35" w15:done="0"/>
  <w15:commentEx w15:paraId="00000236" w15:done="0"/>
  <w15:commentEx w15:paraId="00000239" w15:done="0"/>
  <w15:commentEx w15:paraId="0000023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font w:name="Century Gothic">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pos="4536"/>
        <w:tab w:val="right" w:pos="9072"/>
      </w:tabs>
      <w:rPr>
        <w:rFonts w:ascii="Century Gothic" w:cs="Century Gothic" w:eastAsia="Century Gothic" w:hAnsi="Century Gothic"/>
        <w:color w:val="000000"/>
        <w:sz w:val="16"/>
        <w:szCs w:val="16"/>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center" w:pos="4536"/>
        <w:tab w:val="right" w:pos="9072"/>
      </w:tabs>
      <w:ind w:right="-284" w:firstLine="9214"/>
      <w:rPr>
        <w:rFonts w:ascii="Century Gothic" w:cs="Century Gothic" w:eastAsia="Century Gothic" w:hAnsi="Century Gothic"/>
        <w:color w:val="000000"/>
        <w:sz w:val="16"/>
        <w:szCs w:val="16"/>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center" w:pos="4536"/>
        <w:tab w:val="right" w:pos="9072"/>
      </w:tabs>
      <w:rPr>
        <w:rFonts w:ascii="Century Gothic" w:cs="Century Gothic" w:eastAsia="Century Gothic" w:hAnsi="Century Gothic"/>
        <w:color w:val="000000"/>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228600" cy="38100"/>
              <wp:effectExtent b="0" l="0" r="0" t="0"/>
              <wp:wrapNone/>
              <wp:docPr id="36" name=""/>
              <a:graphic>
                <a:graphicData uri="http://schemas.microsoft.com/office/word/2010/wordprocessingShape">
                  <wps:wsp>
                    <wps:cNvCnPr/>
                    <wps:spPr>
                      <a:xfrm>
                        <a:off x="5244400" y="3780000"/>
                        <a:ext cx="203200" cy="0"/>
                      </a:xfrm>
                      <a:prstGeom prst="straightConnector1">
                        <a:avLst/>
                      </a:prstGeom>
                      <a:noFill/>
                      <a:ln cap="flat" cmpd="sng" w="12700">
                        <a:solidFill>
                          <a:srgbClr val="009EE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228600" cy="38100"/>
              <wp:effectExtent b="0" l="0" r="0" t="0"/>
              <wp:wrapNone/>
              <wp:docPr id="3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8600" cy="38100"/>
                      </a:xfrm>
                      <a:prstGeom prst="rect"/>
                      <a:ln/>
                    </pic:spPr>
                  </pic:pic>
                </a:graphicData>
              </a:graphic>
            </wp:anchor>
          </w:drawing>
        </mc:Fallback>
      </mc:AlternateContent>
    </w:r>
  </w:p>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center" w:pos="4536"/>
        <w:tab w:val="right" w:pos="9072"/>
      </w:tabs>
      <w:spacing w:before="60" w:lineRule="auto"/>
      <w:rPr>
        <w:rFonts w:ascii="Montserrat" w:cs="Montserrat" w:eastAsia="Montserrat" w:hAnsi="Montserrat"/>
        <w:color w:val="000000"/>
        <w:sz w:val="14"/>
        <w:szCs w:val="14"/>
      </w:rPr>
    </w:pPr>
    <w:r w:rsidDel="00000000" w:rsidR="00000000" w:rsidRPr="00000000">
      <w:rPr>
        <w:rFonts w:ascii="Montserrat" w:cs="Montserrat" w:eastAsia="Montserrat" w:hAnsi="Montserrat"/>
        <w:color w:val="000000"/>
        <w:sz w:val="14"/>
        <w:szCs w:val="14"/>
        <w:rtl w:val="0"/>
      </w:rPr>
      <w:t xml:space="preserve">Fundación Daniel y Nina Carasso</w:t>
    </w:r>
    <w:r w:rsidDel="00000000" w:rsidR="00000000" w:rsidRPr="00000000">
      <w:drawing>
        <wp:anchor allowOverlap="1" behindDoc="0" distB="0" distT="0" distL="114300" distR="114300" hidden="0" layoutInCell="1" locked="0" relativeHeight="0" simplePos="0">
          <wp:simplePos x="0" y="0"/>
          <wp:positionH relativeFrom="column">
            <wp:posOffset>5893093</wp:posOffset>
          </wp:positionH>
          <wp:positionV relativeFrom="paragraph">
            <wp:posOffset>54610</wp:posOffset>
          </wp:positionV>
          <wp:extent cx="473956" cy="397639"/>
          <wp:effectExtent b="0" l="0" r="0" t="0"/>
          <wp:wrapNone/>
          <wp:docPr id="39" name="image1.png"/>
          <a:graphic>
            <a:graphicData uri="http://schemas.openxmlformats.org/drawingml/2006/picture">
              <pic:pic>
                <pic:nvPicPr>
                  <pic:cNvPr id="0" name="image1.png"/>
                  <pic:cNvPicPr preferRelativeResize="0"/>
                </pic:nvPicPr>
                <pic:blipFill>
                  <a:blip r:embed="rId2"/>
                  <a:srcRect b="32888" l="35657" r="27531" t="36227"/>
                  <a:stretch>
                    <a:fillRect/>
                  </a:stretch>
                </pic:blipFill>
                <pic:spPr>
                  <a:xfrm>
                    <a:off x="0" y="0"/>
                    <a:ext cx="473956" cy="39763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5702300</wp:posOffset>
              </wp:positionH>
              <wp:positionV relativeFrom="paragraph">
                <wp:posOffset>165100</wp:posOffset>
              </wp:positionV>
              <wp:extent cx="153670" cy="154305"/>
              <wp:effectExtent b="0" l="0" r="0" t="0"/>
              <wp:wrapNone/>
              <wp:docPr id="37" name=""/>
              <a:graphic>
                <a:graphicData uri="http://schemas.microsoft.com/office/word/2010/wordprocessingShape">
                  <wps:wsp>
                    <wps:cNvSpPr/>
                    <wps:cNvPr id="3" name="Shape 3"/>
                    <wps:spPr>
                      <a:xfrm>
                        <a:off x="5283453" y="3717135"/>
                        <a:ext cx="125095" cy="125730"/>
                      </a:xfrm>
                      <a:prstGeom prst="ellipse">
                        <a:avLst/>
                      </a:prstGeom>
                      <a:solidFill>
                        <a:srgbClr val="009EE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5702300</wp:posOffset>
              </wp:positionH>
              <wp:positionV relativeFrom="paragraph">
                <wp:posOffset>165100</wp:posOffset>
              </wp:positionV>
              <wp:extent cx="153670" cy="154305"/>
              <wp:effectExtent b="0" l="0" r="0" t="0"/>
              <wp:wrapNone/>
              <wp:docPr id="37"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53670" cy="154305"/>
                      </a:xfrm>
                      <a:prstGeom prst="rect"/>
                      <a:ln/>
                    </pic:spPr>
                  </pic:pic>
                </a:graphicData>
              </a:graphic>
            </wp:anchor>
          </w:drawing>
        </mc:Fallback>
      </mc:AlternateContent>
    </w:r>
  </w:p>
  <w:p w:rsidR="00000000" w:rsidDel="00000000" w:rsidP="00000000" w:rsidRDefault="00000000" w:rsidRPr="00000000" w14:paraId="0000022E">
    <w:pPr>
      <w:pBdr>
        <w:top w:space="0" w:sz="0" w:val="nil"/>
        <w:left w:space="0" w:sz="0" w:val="nil"/>
        <w:bottom w:space="0" w:sz="0" w:val="nil"/>
        <w:right w:space="0" w:sz="0" w:val="nil"/>
        <w:between w:space="0" w:sz="0" w:val="nil"/>
      </w:pBdr>
      <w:tabs>
        <w:tab w:val="center" w:pos="4536"/>
        <w:tab w:val="right" w:pos="9072"/>
      </w:tabs>
      <w:spacing w:line="180" w:lineRule="auto"/>
      <w:rPr>
        <w:rFonts w:ascii="Montserrat" w:cs="Montserrat" w:eastAsia="Montserrat" w:hAnsi="Montserrat"/>
        <w:color w:val="000000"/>
        <w:sz w:val="14"/>
        <w:szCs w:val="14"/>
      </w:rPr>
    </w:pPr>
    <w:r w:rsidDel="00000000" w:rsidR="00000000" w:rsidRPr="00000000">
      <w:rPr>
        <w:rFonts w:ascii="Montserrat" w:cs="Montserrat" w:eastAsia="Montserrat" w:hAnsi="Montserrat"/>
        <w:color w:val="000000"/>
        <w:sz w:val="14"/>
        <w:szCs w:val="14"/>
        <w:rtl w:val="0"/>
      </w:rPr>
      <w:t xml:space="preserve">Impact Hub - Calle Piamonte 23 - 28004 Madrid</w:t>
    </w:r>
  </w:p>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center" w:pos="4536"/>
        <w:tab w:val="right" w:pos="9072"/>
      </w:tabs>
      <w:spacing w:line="180" w:lineRule="auto"/>
      <w:rPr>
        <w:rFonts w:ascii="Montserrat" w:cs="Montserrat" w:eastAsia="Montserrat" w:hAnsi="Montserrat"/>
        <w:color w:val="000000"/>
        <w:sz w:val="14"/>
        <w:szCs w:val="14"/>
      </w:rPr>
    </w:pPr>
    <w:r w:rsidDel="00000000" w:rsidR="00000000" w:rsidRPr="00000000">
      <w:rPr>
        <w:rFonts w:ascii="Montserrat" w:cs="Montserrat" w:eastAsia="Montserrat" w:hAnsi="Montserrat"/>
        <w:color w:val="000000"/>
        <w:sz w:val="14"/>
        <w:szCs w:val="14"/>
        <w:rtl w:val="0"/>
      </w:rPr>
      <w:t xml:space="preserve">contacto@fundacioncarasso.org</w:t>
    </w:r>
  </w:p>
  <w:p w:rsidR="00000000" w:rsidDel="00000000" w:rsidP="00000000" w:rsidRDefault="00000000" w:rsidRPr="00000000" w14:paraId="00000230">
    <w:pPr>
      <w:pBdr>
        <w:top w:space="0" w:sz="0" w:val="nil"/>
        <w:left w:space="0" w:sz="0" w:val="nil"/>
        <w:bottom w:space="0" w:sz="0" w:val="nil"/>
        <w:right w:space="0" w:sz="0" w:val="nil"/>
        <w:between w:space="0" w:sz="0" w:val="nil"/>
      </w:pBdr>
      <w:tabs>
        <w:tab w:val="center" w:pos="4536"/>
        <w:tab w:val="right" w:pos="9072"/>
        <w:tab w:val="center" w:pos="5245"/>
      </w:tabs>
      <w:rPr>
        <w:rFonts w:ascii="Montserrat" w:cs="Montserrat" w:eastAsia="Montserrat" w:hAnsi="Montserrat"/>
        <w:color w:val="000000"/>
        <w:sz w:val="16"/>
        <w:szCs w:val="16"/>
      </w:rPr>
    </w:pPr>
    <w:r w:rsidDel="00000000" w:rsidR="00000000" w:rsidRPr="00000000">
      <w:rPr>
        <w:rFonts w:ascii="Montserrat" w:cs="Montserrat" w:eastAsia="Montserrat" w:hAnsi="Montserrat"/>
        <w:b w:val="1"/>
        <w:color w:val="009ee3"/>
        <w:sz w:val="14"/>
        <w:szCs w:val="14"/>
        <w:rtl w:val="0"/>
      </w:rPr>
      <w:t xml:space="preserve">www.fundacioncarasso.org</w:t>
      <w:tab/>
    </w:r>
    <w:r w:rsidDel="00000000" w:rsidR="00000000" w:rsidRPr="00000000">
      <w:rPr>
        <w:rFonts w:ascii="Montserrat" w:cs="Montserrat" w:eastAsia="Montserrat" w:hAnsi="Montserrat"/>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center" w:pos="4536"/>
        <w:tab w:val="right" w:pos="9072"/>
      </w:tabs>
      <w:spacing w:line="160" w:lineRule="auto"/>
      <w:rPr>
        <w:rFonts w:ascii="Century Gothic" w:cs="Century Gothic" w:eastAsia="Century Gothic" w:hAnsi="Century Gothic"/>
        <w:b w:val="1"/>
        <w:color w:val="009ee3"/>
        <w:sz w:val="16"/>
        <w:szCs w:val="16"/>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center" w:pos="4536"/>
        <w:tab w:val="right" w:pos="9072"/>
      </w:tabs>
      <w:jc w:val="center"/>
      <w:rPr>
        <w:rFonts w:ascii="Montserrat" w:cs="Montserrat" w:eastAsia="Montserrat" w:hAnsi="Montserrat"/>
        <w:color w:val="000000"/>
        <w:sz w:val="16"/>
        <w:szCs w:val="16"/>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center" w:pos="4536"/>
        <w:tab w:val="right" w:pos="9072"/>
        <w:tab w:val="left" w:pos="3433"/>
      </w:tabs>
      <w:rPr>
        <w:rFonts w:ascii="Century Gothic" w:cs="Century Gothic" w:eastAsia="Century Gothic" w:hAnsi="Century Gothic"/>
        <w:color w:val="000000"/>
        <w:sz w:val="16"/>
        <w:szCs w:val="16"/>
      </w:rPr>
    </w:pPr>
    <w:r w:rsidDel="00000000" w:rsidR="00000000" w:rsidRPr="00000000">
      <w:rPr>
        <w:rFonts w:ascii="Century Gothic" w:cs="Century Gothic" w:eastAsia="Century Gothic" w:hAnsi="Century Gothic"/>
        <w:color w:val="000000"/>
        <w:sz w:val="16"/>
        <w:szCs w:val="16"/>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center" w:pos="4536"/>
        <w:tab w:val="right" w:pos="9072"/>
      </w:tabs>
      <w:ind w:left="-142" w:firstLine="0"/>
      <w:rPr>
        <w:color w:val="000000"/>
      </w:rPr>
    </w:pPr>
    <w:r w:rsidDel="00000000" w:rsidR="00000000" w:rsidRPr="00000000">
      <w:rPr>
        <w:color w:val="000000"/>
      </w:rPr>
      <w:drawing>
        <wp:inline distB="0" distT="0" distL="0" distR="0">
          <wp:extent cx="2021428" cy="900000"/>
          <wp:effectExtent b="0" l="0" r="0" t="0"/>
          <wp:docPr id="4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21428" cy="90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color="000080" w:space="1" w:sz="4" w:val="single"/>
        <w:left w:color="000080" w:space="4" w:sz="4" w:val="single"/>
        <w:bottom w:color="000080" w:space="1" w:sz="4" w:val="single"/>
        <w:right w:color="000080" w:space="4" w:sz="4" w:val="single"/>
      </w:pBdr>
      <w:ind w:left="357" w:hanging="357"/>
      <w:jc w:val="both"/>
    </w:pPr>
    <w:rPr>
      <w:b w:val="1"/>
      <w:color w:val="000080"/>
    </w:rPr>
  </w:style>
  <w:style w:type="paragraph" w:styleId="Heading2">
    <w:name w:val="heading 2"/>
    <w:basedOn w:val="Normal"/>
    <w:next w:val="Normal"/>
    <w:pPr>
      <w:keepNext w:val="1"/>
      <w:ind w:left="788" w:hanging="431"/>
      <w:jc w:val="both"/>
    </w:pPr>
    <w:rPr>
      <w:b w:val="1"/>
      <w:color w:val="000080"/>
      <w:u w:val="single"/>
    </w:rPr>
  </w:style>
  <w:style w:type="paragraph" w:styleId="Heading3">
    <w:name w:val="heading 3"/>
    <w:basedOn w:val="Normal"/>
    <w:next w:val="Normal"/>
    <w:pPr>
      <w:keepNext w:val="1"/>
      <w:ind w:left="1225" w:hanging="505"/>
      <w:jc w:val="both"/>
    </w:pPr>
    <w:rPr>
      <w:i w:val="1"/>
      <w:color w:val="000080"/>
      <w:u w:val="single"/>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3A4223"/>
    <w:pPr>
      <w:keepNext w:val="1"/>
      <w:numPr>
        <w:numId w:val="7"/>
      </w:numPr>
      <w:pBdr>
        <w:top w:color="000080" w:space="1" w:sz="4" w:val="single"/>
        <w:left w:color="000080" w:space="4" w:sz="4" w:val="single"/>
        <w:bottom w:color="000080" w:space="1" w:sz="4" w:val="single"/>
        <w:right w:color="000080" w:space="4" w:sz="4" w:val="single"/>
      </w:pBdr>
      <w:ind w:left="357" w:hanging="357"/>
      <w:jc w:val="both"/>
      <w:outlineLvl w:val="0"/>
    </w:pPr>
    <w:rPr>
      <w:rFonts w:cs="Arial" w:eastAsia="Times New Roman"/>
      <w:b w:val="1"/>
      <w:bCs w:val="1"/>
      <w:color w:val="000080"/>
      <w:kern w:val="32"/>
      <w:szCs w:val="32"/>
      <w:lang w:eastAsia="fr-FR"/>
    </w:rPr>
  </w:style>
  <w:style w:type="paragraph" w:styleId="Ttulo2">
    <w:name w:val="heading 2"/>
    <w:basedOn w:val="Normal"/>
    <w:next w:val="Normal"/>
    <w:link w:val="Ttulo2Car"/>
    <w:uiPriority w:val="9"/>
    <w:semiHidden w:val="1"/>
    <w:unhideWhenUsed w:val="1"/>
    <w:qFormat w:val="1"/>
    <w:rsid w:val="003A4223"/>
    <w:pPr>
      <w:keepNext w:val="1"/>
      <w:numPr>
        <w:ilvl w:val="1"/>
        <w:numId w:val="7"/>
      </w:numPr>
      <w:ind w:left="788" w:hanging="431"/>
      <w:jc w:val="both"/>
      <w:outlineLvl w:val="1"/>
    </w:pPr>
    <w:rPr>
      <w:rFonts w:cs="Arial" w:eastAsia="Times New Roman"/>
      <w:b w:val="1"/>
      <w:bCs w:val="1"/>
      <w:iCs w:val="1"/>
      <w:color w:val="000080"/>
      <w:szCs w:val="28"/>
      <w:u w:val="single"/>
      <w:lang w:eastAsia="fr-FR"/>
    </w:rPr>
  </w:style>
  <w:style w:type="paragraph" w:styleId="Ttulo3">
    <w:name w:val="heading 3"/>
    <w:basedOn w:val="Normal"/>
    <w:next w:val="Normal"/>
    <w:link w:val="Ttulo3Car"/>
    <w:uiPriority w:val="9"/>
    <w:semiHidden w:val="1"/>
    <w:unhideWhenUsed w:val="1"/>
    <w:qFormat w:val="1"/>
    <w:rsid w:val="003A4223"/>
    <w:pPr>
      <w:keepNext w:val="1"/>
      <w:numPr>
        <w:ilvl w:val="2"/>
        <w:numId w:val="7"/>
      </w:numPr>
      <w:ind w:left="1225" w:hanging="505"/>
      <w:jc w:val="both"/>
      <w:outlineLvl w:val="2"/>
    </w:pPr>
    <w:rPr>
      <w:rFonts w:cs="Arial" w:eastAsia="Times New Roman"/>
      <w:bCs w:val="1"/>
      <w:i w:val="1"/>
      <w:color w:val="000080"/>
      <w:szCs w:val="26"/>
      <w:u w:val="single"/>
      <w:lang w:eastAsia="fr-FR"/>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nhideWhenUsed w:val="1"/>
    <w:rsid w:val="006F45CF"/>
    <w:pPr>
      <w:tabs>
        <w:tab w:val="center" w:pos="4536"/>
        <w:tab w:val="right" w:pos="9072"/>
      </w:tabs>
    </w:pPr>
  </w:style>
  <w:style w:type="character" w:styleId="EncabezadoCar" w:customStyle="1">
    <w:name w:val="Encabezado Car"/>
    <w:basedOn w:val="Fuentedeprrafopredeter"/>
    <w:link w:val="Encabezado"/>
    <w:uiPriority w:val="99"/>
    <w:rsid w:val="006F45CF"/>
  </w:style>
  <w:style w:type="paragraph" w:styleId="Piedepgina">
    <w:name w:val="footer"/>
    <w:basedOn w:val="Normal"/>
    <w:link w:val="PiedepginaCar"/>
    <w:uiPriority w:val="99"/>
    <w:unhideWhenUsed w:val="1"/>
    <w:rsid w:val="006F45CF"/>
    <w:pPr>
      <w:tabs>
        <w:tab w:val="center" w:pos="4536"/>
        <w:tab w:val="right" w:pos="9072"/>
      </w:tabs>
    </w:pPr>
  </w:style>
  <w:style w:type="character" w:styleId="PiedepginaCar" w:customStyle="1">
    <w:name w:val="Pie de página Car"/>
    <w:basedOn w:val="Fuentedeprrafopredeter"/>
    <w:link w:val="Piedepgina"/>
    <w:uiPriority w:val="99"/>
    <w:rsid w:val="006F45CF"/>
  </w:style>
  <w:style w:type="paragraph" w:styleId="Revisin">
    <w:name w:val="Revision"/>
    <w:hidden w:val="1"/>
    <w:uiPriority w:val="99"/>
    <w:semiHidden w:val="1"/>
    <w:rsid w:val="00DC25B0"/>
  </w:style>
  <w:style w:type="character" w:styleId="Hipervnculo">
    <w:name w:val="Hyperlink"/>
    <w:basedOn w:val="Fuentedeprrafopredeter"/>
    <w:uiPriority w:val="99"/>
    <w:unhideWhenUsed w:val="1"/>
    <w:rsid w:val="00E6764B"/>
    <w:rPr>
      <w:color w:val="0563c1" w:themeColor="hyperlink"/>
      <w:u w:val="single"/>
    </w:rPr>
  </w:style>
  <w:style w:type="character" w:styleId="Mencinsinresolver1" w:customStyle="1">
    <w:name w:val="Mención sin resolver1"/>
    <w:basedOn w:val="Fuentedeprrafopredeter"/>
    <w:uiPriority w:val="99"/>
    <w:rsid w:val="00E6764B"/>
    <w:rPr>
      <w:color w:val="605e5c"/>
      <w:shd w:color="auto" w:fill="e1dfdd" w:val="clear"/>
    </w:rPr>
  </w:style>
  <w:style w:type="paragraph" w:styleId="Paragraphestandard" w:customStyle="1">
    <w:name w:val="[Paragraphe standard]"/>
    <w:basedOn w:val="Normal"/>
    <w:uiPriority w:val="99"/>
    <w:rsid w:val="00C36E5E"/>
    <w:pPr>
      <w:autoSpaceDE w:val="0"/>
      <w:autoSpaceDN w:val="0"/>
      <w:adjustRightInd w:val="0"/>
      <w:spacing w:line="288" w:lineRule="auto"/>
      <w:textAlignment w:val="center"/>
    </w:pPr>
    <w:rPr>
      <w:rFonts w:ascii="MinionPro-Regular" w:cs="MinionPro-Regular" w:hAnsi="MinionPro-Regular"/>
      <w:color w:val="000000"/>
    </w:rPr>
  </w:style>
  <w:style w:type="character" w:styleId="Hipervnculovisitado">
    <w:name w:val="FollowedHyperlink"/>
    <w:basedOn w:val="Fuentedeprrafopredeter"/>
    <w:uiPriority w:val="99"/>
    <w:semiHidden w:val="1"/>
    <w:unhideWhenUsed w:val="1"/>
    <w:rsid w:val="00D60168"/>
    <w:rPr>
      <w:color w:val="954f72" w:themeColor="followedHyperlink"/>
      <w:u w:val="single"/>
    </w:rPr>
  </w:style>
  <w:style w:type="paragraph" w:styleId="Textodeglobo">
    <w:name w:val="Balloon Text"/>
    <w:basedOn w:val="Normal"/>
    <w:link w:val="TextodegloboCar"/>
    <w:uiPriority w:val="99"/>
    <w:semiHidden w:val="1"/>
    <w:unhideWhenUsed w:val="1"/>
    <w:rsid w:val="002A081F"/>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A081F"/>
    <w:rPr>
      <w:rFonts w:ascii="Tahoma" w:cs="Tahoma" w:hAnsi="Tahoma"/>
      <w:sz w:val="16"/>
      <w:szCs w:val="16"/>
    </w:rPr>
  </w:style>
  <w:style w:type="character" w:styleId="Refdecomentario">
    <w:name w:val="annotation reference"/>
    <w:basedOn w:val="Fuentedeprrafopredeter"/>
    <w:uiPriority w:val="99"/>
    <w:semiHidden w:val="1"/>
    <w:unhideWhenUsed w:val="1"/>
    <w:rsid w:val="00297100"/>
    <w:rPr>
      <w:sz w:val="16"/>
      <w:szCs w:val="16"/>
    </w:rPr>
  </w:style>
  <w:style w:type="paragraph" w:styleId="Commentaire1" w:customStyle="1">
    <w:name w:val="Commentaire1"/>
    <w:basedOn w:val="Normal"/>
    <w:next w:val="Textocomentario"/>
    <w:link w:val="CommentaireCar"/>
    <w:uiPriority w:val="99"/>
    <w:semiHidden w:val="1"/>
    <w:unhideWhenUsed w:val="1"/>
    <w:rsid w:val="00297100"/>
    <w:pPr>
      <w:spacing w:after="200"/>
    </w:pPr>
    <w:rPr>
      <w:sz w:val="20"/>
      <w:szCs w:val="20"/>
    </w:rPr>
  </w:style>
  <w:style w:type="character" w:styleId="CommentaireCar" w:customStyle="1">
    <w:name w:val="Commentaire Car"/>
    <w:basedOn w:val="Fuentedeprrafopredeter"/>
    <w:link w:val="Commentaire1"/>
    <w:uiPriority w:val="99"/>
    <w:semiHidden w:val="1"/>
    <w:rsid w:val="00297100"/>
    <w:rPr>
      <w:sz w:val="20"/>
      <w:szCs w:val="20"/>
    </w:rPr>
  </w:style>
  <w:style w:type="paragraph" w:styleId="Textocomentario">
    <w:name w:val="annotation text"/>
    <w:basedOn w:val="Normal"/>
    <w:link w:val="TextocomentarioCar"/>
    <w:uiPriority w:val="99"/>
    <w:semiHidden w:val="1"/>
    <w:unhideWhenUsed w:val="1"/>
    <w:rsid w:val="00297100"/>
    <w:rPr>
      <w:sz w:val="20"/>
      <w:szCs w:val="20"/>
    </w:rPr>
  </w:style>
  <w:style w:type="character" w:styleId="TextocomentarioCar" w:customStyle="1">
    <w:name w:val="Texto comentario Car"/>
    <w:basedOn w:val="Fuentedeprrafopredeter"/>
    <w:link w:val="Textocomentario"/>
    <w:uiPriority w:val="99"/>
    <w:semiHidden w:val="1"/>
    <w:rsid w:val="00297100"/>
    <w:rPr>
      <w:sz w:val="20"/>
      <w:szCs w:val="20"/>
    </w:rPr>
  </w:style>
  <w:style w:type="table" w:styleId="Tablaconcuadrcula">
    <w:name w:val="Table Grid"/>
    <w:basedOn w:val="Tablanormal"/>
    <w:rsid w:val="001E0FBB"/>
    <w:rPr>
      <w:rFonts w:ascii="Times New Roman" w:cs="Times New Roman" w:eastAsia="Times New Roman" w:hAnsi="Times New Roman"/>
      <w:sz w:val="20"/>
      <w:szCs w:val="20"/>
      <w:lang w:eastAsia="fr-F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nfasissutil">
    <w:name w:val="Subtle Emphasis"/>
    <w:uiPriority w:val="19"/>
    <w:qFormat w:val="1"/>
    <w:rsid w:val="00A172C1"/>
    <w:rPr>
      <w:i w:val="1"/>
      <w:iCs w:val="1"/>
      <w:color w:val="808080"/>
    </w:rPr>
  </w:style>
  <w:style w:type="character" w:styleId="Ttulo1Car" w:customStyle="1">
    <w:name w:val="Título 1 Car"/>
    <w:basedOn w:val="Fuentedeprrafopredeter"/>
    <w:link w:val="Ttulo1"/>
    <w:rsid w:val="003A4223"/>
    <w:rPr>
      <w:rFonts w:ascii="Calibri" w:cs="Arial" w:eastAsia="Times New Roman" w:hAnsi="Calibri"/>
      <w:b w:val="1"/>
      <w:bCs w:val="1"/>
      <w:color w:val="000080"/>
      <w:kern w:val="32"/>
      <w:szCs w:val="32"/>
      <w:lang w:eastAsia="fr-FR"/>
    </w:rPr>
  </w:style>
  <w:style w:type="character" w:styleId="Ttulo2Car" w:customStyle="1">
    <w:name w:val="Título 2 Car"/>
    <w:basedOn w:val="Fuentedeprrafopredeter"/>
    <w:link w:val="Ttulo2"/>
    <w:rsid w:val="003A4223"/>
    <w:rPr>
      <w:rFonts w:ascii="Calibri" w:cs="Arial" w:eastAsia="Times New Roman" w:hAnsi="Calibri"/>
      <w:b w:val="1"/>
      <w:bCs w:val="1"/>
      <w:iCs w:val="1"/>
      <w:color w:val="000080"/>
      <w:szCs w:val="28"/>
      <w:u w:val="single"/>
      <w:lang w:eastAsia="fr-FR"/>
    </w:rPr>
  </w:style>
  <w:style w:type="character" w:styleId="Ttulo3Car" w:customStyle="1">
    <w:name w:val="Título 3 Car"/>
    <w:basedOn w:val="Fuentedeprrafopredeter"/>
    <w:link w:val="Ttulo3"/>
    <w:rsid w:val="003A4223"/>
    <w:rPr>
      <w:rFonts w:ascii="Calibri" w:cs="Arial" w:eastAsia="Times New Roman" w:hAnsi="Calibri"/>
      <w:bCs w:val="1"/>
      <w:i w:val="1"/>
      <w:color w:val="000080"/>
      <w:szCs w:val="26"/>
      <w:u w:val="single"/>
      <w:lang w:eastAsia="fr-FR"/>
    </w:rPr>
  </w:style>
  <w:style w:type="paragraph" w:styleId="Prrafodelista">
    <w:name w:val="List Paragraph"/>
    <w:basedOn w:val="Normal"/>
    <w:uiPriority w:val="34"/>
    <w:qFormat w:val="1"/>
    <w:rsid w:val="00D0545F"/>
    <w:pPr>
      <w:ind w:left="720"/>
      <w:contextualSpacing w:val="1"/>
    </w:pPr>
  </w:style>
  <w:style w:type="paragraph" w:styleId="NormalWeb">
    <w:name w:val="Normal (Web)"/>
    <w:basedOn w:val="Normal"/>
    <w:uiPriority w:val="99"/>
    <w:semiHidden w:val="1"/>
    <w:unhideWhenUsed w:val="1"/>
    <w:rsid w:val="00E63448"/>
    <w:pPr>
      <w:spacing w:after="100" w:afterAutospacing="1" w:before="100" w:beforeAutospacing="1"/>
    </w:pPr>
    <w:rPr>
      <w:rFonts w:ascii="Times New Roman" w:cs="Times New Roman" w:eastAsia="Times New Roman" w:hAnsi="Times New Roman"/>
      <w:lang w:eastAsia="fr-FR"/>
    </w:rPr>
  </w:style>
  <w:style w:type="character" w:styleId="s4" w:customStyle="1">
    <w:name w:val="s4"/>
    <w:basedOn w:val="Fuentedeprrafopredeter"/>
    <w:rsid w:val="00C9473A"/>
  </w:style>
  <w:style w:type="character" w:styleId="Mencinsinresolver2" w:customStyle="1">
    <w:name w:val="Mención sin resolver2"/>
    <w:basedOn w:val="Fuentedeprrafopredeter"/>
    <w:uiPriority w:val="99"/>
    <w:semiHidden w:val="1"/>
    <w:unhideWhenUsed w:val="1"/>
    <w:rsid w:val="00C9473A"/>
    <w:rPr>
      <w:color w:val="605e5c"/>
      <w:shd w:color="auto" w:fill="e1dfdd" w:val="clear"/>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left w:w="115.0" w:type="dxa"/>
        <w:right w:w="115.0" w:type="dxa"/>
      </w:tblCellMar>
    </w:tblPr>
  </w:style>
  <w:style w:type="paragraph" w:styleId="Asuntodelcomentario">
    <w:name w:val="annotation subject"/>
    <w:basedOn w:val="Textocomentario"/>
    <w:next w:val="Textocomentario"/>
    <w:link w:val="AsuntodelcomentarioCar"/>
    <w:uiPriority w:val="99"/>
    <w:semiHidden w:val="1"/>
    <w:unhideWhenUsed w:val="1"/>
    <w:rsid w:val="00744844"/>
    <w:rPr>
      <w:b w:val="1"/>
      <w:bCs w:val="1"/>
    </w:rPr>
  </w:style>
  <w:style w:type="character" w:styleId="AsuntodelcomentarioCar" w:customStyle="1">
    <w:name w:val="Asunto del comentario Car"/>
    <w:basedOn w:val="TextocomentarioCar"/>
    <w:link w:val="Asuntodelcomentario"/>
    <w:uiPriority w:val="99"/>
    <w:semiHidden w:val="1"/>
    <w:rsid w:val="00744844"/>
    <w:rPr>
      <w:b w:val="1"/>
      <w:bCs w:val="1"/>
      <w:sz w:val="20"/>
      <w:szCs w:val="20"/>
    </w:r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sNuFVGC4fSj-BnpnLzafuUuJvtWpFt2mx8rZ_MKJhlg/edit" TargetMode="External"/><Relationship Id="rId10" Type="http://schemas.openxmlformats.org/officeDocument/2006/relationships/hyperlink" Target="https://docs.google.com/spreadsheets/d/1I3_JfRMXDrUh7535N5WhafEhdxDpE8C1/edit#gid=1278530065" TargetMode="External"/><Relationship Id="rId13" Type="http://schemas.openxmlformats.org/officeDocument/2006/relationships/hyperlink" Target="https://docs.google.com/document/d/118NQf51-In4m2p3ZlnVkx_Us5PRBhXS_/edit" TargetMode="Externa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docs.google.com/document/d/1G6BfkLDXC_YKyNL3ITfrEE3b-M7lExMPpQW4H0XJFV0/edit" TargetMode="External"/><Relationship Id="rId14" Type="http://schemas.openxmlformats.org/officeDocument/2006/relationships/hyperlink" Target="https://docs.google.com/document/d/118NQf51-In4m2p3ZlnVkx_Us5PRBhXS_/edit" TargetMode="External"/><Relationship Id="rId17" Type="http://schemas.openxmlformats.org/officeDocument/2006/relationships/header" Target="header1.xml"/><Relationship Id="rId16" Type="http://schemas.openxmlformats.org/officeDocument/2006/relationships/hyperlink" Target="https://docs.google.com/document/d/1-nuCsBvENkpbL1nAwvbXj1h4_Vk56mkq/edit"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CenturyGothic-regular.ttf"/><Relationship Id="rId12" Type="http://schemas.openxmlformats.org/officeDocument/2006/relationships/font" Target="fonts/Montserra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regular.ttf"/><Relationship Id="rId15" Type="http://schemas.openxmlformats.org/officeDocument/2006/relationships/font" Target="fonts/CenturyGothic-italic.ttf"/><Relationship Id="rId14" Type="http://schemas.openxmlformats.org/officeDocument/2006/relationships/font" Target="fonts/CenturyGothic-bold.ttf"/><Relationship Id="rId16" Type="http://schemas.openxmlformats.org/officeDocument/2006/relationships/font" Target="fonts/CenturyGothic-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nNhtWjiA/TKLtYMDDIEdzXSDKw==">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2021-12-15T17:39:00Z</dcterms:created>
  <dc:creator>Pixelis Design</dc:creator>
</cp:coreProperties>
</file>